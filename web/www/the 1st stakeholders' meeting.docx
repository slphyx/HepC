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A2EA2" w14:textId="252DCBE1" w:rsidR="00715CF3" w:rsidRPr="00E44634" w:rsidRDefault="00715CF3" w:rsidP="00E44634">
      <w:pPr>
        <w:spacing w:after="0"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GoBack"/>
      <w:bookmarkEnd w:id="0"/>
      <w:r w:rsidRPr="00E44634">
        <w:rPr>
          <w:rFonts w:ascii="TH SarabunPSK" w:hAnsi="TH SarabunPSK" w:cs="TH SarabunPSK"/>
          <w:b/>
          <w:bCs/>
          <w:sz w:val="32"/>
          <w:szCs w:val="32"/>
          <w:cs/>
        </w:rPr>
        <w:t>รายงานการประชุม</w:t>
      </w:r>
      <w:r w:rsidR="006614A2" w:rsidRPr="00E44634">
        <w:rPr>
          <w:rFonts w:ascii="TH SarabunPSK" w:hAnsi="TH SarabunPSK" w:cs="TH SarabunPSK"/>
          <w:b/>
          <w:bCs/>
          <w:sz w:val="32"/>
          <w:szCs w:val="32"/>
          <w:cs/>
        </w:rPr>
        <w:t>ให้ข้อคิดเห็นต่อโครงการวิจัยเรื่อง</w:t>
      </w:r>
    </w:p>
    <w:p w14:paraId="6F31B8BE" w14:textId="1392947E" w:rsidR="00715CF3" w:rsidRPr="00E44634" w:rsidRDefault="00715CF3" w:rsidP="00024CE1">
      <w:pPr>
        <w:spacing w:after="0"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44634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Pr="00E44634">
        <w:rPr>
          <w:rFonts w:ascii="TH SarabunPSK" w:hAnsi="TH SarabunPSK" w:cs="TH SarabunPSK"/>
          <w:b/>
          <w:bCs/>
          <w:sz w:val="32"/>
          <w:szCs w:val="32"/>
        </w:rPr>
        <w:t>Optimal strategies to screen and treat chronic hepatitis C viral infections in  the direct-acting antivirals (DAAs) era</w:t>
      </w:r>
      <w:r w:rsidR="00AF431B" w:rsidRPr="00E44634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Pr="00E44634">
        <w:rPr>
          <w:rFonts w:ascii="TH SarabunPSK" w:hAnsi="TH SarabunPSK" w:cs="TH SarabunPSK"/>
          <w:b/>
          <w:bCs/>
          <w:sz w:val="32"/>
          <w:szCs w:val="32"/>
        </w:rPr>
        <w:t>Global VS Thai Elimination Target</w:t>
      </w:r>
      <w:r w:rsidRPr="00E44634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61894622" w14:textId="65E9F321" w:rsidR="00715CF3" w:rsidRPr="00E44634" w:rsidRDefault="00715CF3" w:rsidP="00024CE1">
      <w:pPr>
        <w:spacing w:after="0"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44634">
        <w:rPr>
          <w:rFonts w:ascii="TH SarabunPSK" w:hAnsi="TH SarabunPSK" w:cs="TH SarabunPSK"/>
          <w:b/>
          <w:bCs/>
          <w:sz w:val="32"/>
          <w:szCs w:val="32"/>
          <w:cs/>
        </w:rPr>
        <w:t xml:space="preserve">วันศุกร์ที่ </w:t>
      </w:r>
      <w:r w:rsidRPr="00E44634">
        <w:rPr>
          <w:rFonts w:ascii="TH SarabunPSK" w:hAnsi="TH SarabunPSK" w:cs="TH SarabunPSK"/>
          <w:b/>
          <w:bCs/>
          <w:sz w:val="32"/>
          <w:szCs w:val="32"/>
          <w:lang w:val="en-US"/>
        </w:rPr>
        <w:t>3</w:t>
      </w:r>
      <w:r w:rsidRPr="00E44634">
        <w:rPr>
          <w:rFonts w:ascii="TH SarabunPSK" w:hAnsi="TH SarabunPSK" w:cs="TH SarabunPSK"/>
          <w:b/>
          <w:bCs/>
          <w:sz w:val="32"/>
          <w:szCs w:val="32"/>
          <w:cs/>
        </w:rPr>
        <w:t xml:space="preserve"> เมษายน พ.ศ. 25</w:t>
      </w:r>
      <w:r w:rsidRPr="00E44634">
        <w:rPr>
          <w:rFonts w:ascii="TH SarabunPSK" w:hAnsi="TH SarabunPSK" w:cs="TH SarabunPSK"/>
          <w:b/>
          <w:bCs/>
          <w:sz w:val="32"/>
          <w:szCs w:val="32"/>
        </w:rPr>
        <w:t>61</w:t>
      </w:r>
      <w:r w:rsidRPr="00E44634">
        <w:rPr>
          <w:rFonts w:ascii="TH SarabunPSK" w:hAnsi="TH SarabunPSK" w:cs="TH SarabunPSK"/>
          <w:b/>
          <w:bCs/>
          <w:sz w:val="32"/>
          <w:szCs w:val="32"/>
          <w:cs/>
        </w:rPr>
        <w:t xml:space="preserve"> เวลา 9.30-12.</w:t>
      </w:r>
      <w:r w:rsidRPr="00E44634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E44634">
        <w:rPr>
          <w:rFonts w:ascii="TH SarabunPSK" w:hAnsi="TH SarabunPSK" w:cs="TH SarabunPSK"/>
          <w:b/>
          <w:bCs/>
          <w:sz w:val="32"/>
          <w:szCs w:val="32"/>
          <w:cs/>
        </w:rPr>
        <w:t>0 น.</w:t>
      </w:r>
    </w:p>
    <w:p w14:paraId="5DFE80DD" w14:textId="77777777" w:rsidR="00FC24D9" w:rsidRPr="00E44634" w:rsidRDefault="00715CF3" w:rsidP="00024CE1">
      <w:pPr>
        <w:spacing w:after="0"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44634">
        <w:rPr>
          <w:rFonts w:ascii="TH SarabunPSK" w:hAnsi="TH SarabunPSK" w:cs="TH SarabunPSK"/>
          <w:b/>
          <w:bCs/>
          <w:sz w:val="32"/>
          <w:szCs w:val="32"/>
          <w:cs/>
        </w:rPr>
        <w:t>ณ ห้องประชุม</w:t>
      </w:r>
      <w:r w:rsidR="00FC24D9" w:rsidRPr="00E4463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C24D9" w:rsidRPr="00E44634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หน่วยวิจัย </w:t>
      </w:r>
      <w:r w:rsidR="00FC24D9" w:rsidRPr="00E44634">
        <w:rPr>
          <w:rFonts w:ascii="TH SarabunPSK" w:hAnsi="TH SarabunPSK" w:cs="TH SarabunPSK"/>
          <w:b/>
          <w:bCs/>
          <w:sz w:val="32"/>
          <w:szCs w:val="32"/>
          <w:lang w:val="en-US"/>
        </w:rPr>
        <w:t>Mahidol-Oxford Tropical Medicine Research Unit (MORU)</w:t>
      </w:r>
      <w:r w:rsidRPr="00E4463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A5482F4" w14:textId="09BE20D7" w:rsidR="00715CF3" w:rsidRPr="00E44634" w:rsidRDefault="00715CF3" w:rsidP="00024CE1">
      <w:pPr>
        <w:spacing w:after="0"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44634">
        <w:rPr>
          <w:rFonts w:ascii="TH SarabunPSK" w:hAnsi="TH SarabunPSK" w:cs="TH SarabunPSK"/>
          <w:b/>
          <w:bCs/>
          <w:sz w:val="32"/>
          <w:szCs w:val="32"/>
          <w:cs/>
        </w:rPr>
        <w:t>คณะเวชศาสตร์เขตร้อ</w:t>
      </w:r>
      <w:r w:rsidR="0012099C" w:rsidRPr="00E44634">
        <w:rPr>
          <w:rFonts w:ascii="TH SarabunPSK" w:hAnsi="TH SarabunPSK" w:cs="TH SarabunPSK"/>
          <w:b/>
          <w:bCs/>
          <w:sz w:val="32"/>
          <w:szCs w:val="32"/>
          <w:cs/>
        </w:rPr>
        <w:t>น</w:t>
      </w:r>
      <w:r w:rsidRPr="00E4463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44634">
        <w:rPr>
          <w:rFonts w:ascii="TH SarabunPSK" w:hAnsi="TH SarabunPSK" w:cs="TH SarabunPSK"/>
          <w:b/>
          <w:bCs/>
          <w:sz w:val="32"/>
          <w:szCs w:val="32"/>
          <w:cs/>
        </w:rPr>
        <w:t xml:space="preserve">มหาวิทยาลัยมหิดล </w:t>
      </w:r>
    </w:p>
    <w:p w14:paraId="0DF2DF10" w14:textId="77777777" w:rsidR="0012099C" w:rsidRPr="007236AD" w:rsidRDefault="0012099C" w:rsidP="0012099C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236AD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ผู้เข้าร่วมประชุม </w:t>
      </w:r>
    </w:p>
    <w:p w14:paraId="10F4822B" w14:textId="63A035AC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ศ. นพ. พิสิฐ ตั้งกิจวานิชย์</w:t>
      </w:r>
      <w:r w:rsidRPr="00E44634">
        <w:rPr>
          <w:rFonts w:ascii="TH SarabunPSK" w:hAnsi="TH SarabunPSK" w:cs="TH SarabunPSK"/>
          <w:sz w:val="32"/>
          <w:szCs w:val="32"/>
        </w:rPr>
        <w:t> </w:t>
      </w:r>
      <w:r w:rsidRPr="00E44634">
        <w:rPr>
          <w:rFonts w:ascii="TH SarabunPSK" w:hAnsi="TH SarabunPSK" w:cs="TH SarabunPSK"/>
          <w:sz w:val="32"/>
          <w:szCs w:val="32"/>
        </w:rPr>
        <w:tab/>
      </w:r>
      <w:r w:rsidRPr="00E44634">
        <w:rPr>
          <w:rFonts w:ascii="TH SarabunPSK" w:hAnsi="TH SarabunPSK" w:cs="TH SarabunPSK"/>
          <w:sz w:val="32"/>
          <w:szCs w:val="32"/>
          <w:cs/>
        </w:rPr>
        <w:t>สมาคมโรคตับ ประเทศไทย</w:t>
      </w:r>
    </w:p>
    <w:p w14:paraId="0F326EFC" w14:textId="5E119579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ศ. นพ.</w:t>
      </w:r>
      <w:r w:rsidRPr="00E44634">
        <w:rPr>
          <w:rFonts w:ascii="TH SarabunPSK" w:hAnsi="TH SarabunPSK" w:cs="TH SarabunPSK"/>
          <w:sz w:val="32"/>
          <w:szCs w:val="32"/>
        </w:rPr>
        <w:t xml:space="preserve"> </w:t>
      </w:r>
      <w:r w:rsidRPr="00E44634">
        <w:rPr>
          <w:rFonts w:ascii="TH SarabunPSK" w:hAnsi="TH SarabunPSK" w:cs="TH SarabunPSK"/>
          <w:sz w:val="32"/>
          <w:szCs w:val="32"/>
          <w:cs/>
        </w:rPr>
        <w:t>ประเสริฐ เอื้อวรากุล</w:t>
      </w:r>
      <w:r w:rsidRPr="00E44634">
        <w:rPr>
          <w:rFonts w:ascii="TH SarabunPSK" w:hAnsi="TH SarabunPSK" w:cs="TH SarabunPSK"/>
          <w:sz w:val="32"/>
          <w:szCs w:val="32"/>
          <w:cs/>
        </w:rPr>
        <w:tab/>
        <w:t>คล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ัสเต</w:t>
      </w:r>
      <w:proofErr w:type="spellEnd"/>
      <w:r w:rsidRPr="00E44634">
        <w:rPr>
          <w:rFonts w:ascii="TH SarabunPSK" w:hAnsi="TH SarabunPSK" w:cs="TH SarabunPSK"/>
          <w:sz w:val="32"/>
          <w:szCs w:val="32"/>
          <w:cs/>
        </w:rPr>
        <w:t>อร์สุขภาพและการแพทย์</w:t>
      </w:r>
      <w:r w:rsidRPr="00E44634">
        <w:rPr>
          <w:rFonts w:ascii="TH SarabunPSK" w:hAnsi="TH SarabunPSK" w:cs="TH SarabunPSK"/>
          <w:sz w:val="32"/>
          <w:szCs w:val="32"/>
        </w:rPr>
        <w:t> </w:t>
      </w:r>
      <w:r w:rsidRPr="00E44634">
        <w:rPr>
          <w:rFonts w:ascii="TH SarabunPSK" w:hAnsi="TH SarabunPSK" w:cs="TH SarabunPSK"/>
          <w:sz w:val="32"/>
          <w:szCs w:val="32"/>
          <w:cs/>
        </w:rPr>
        <w:t>สวทช.</w:t>
      </w:r>
    </w:p>
    <w:p w14:paraId="1CD87857" w14:textId="6F39C0EB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นพ.</w:t>
      </w:r>
      <w:r w:rsidRPr="00E44634">
        <w:rPr>
          <w:rFonts w:ascii="TH SarabunPSK" w:hAnsi="TH SarabunPSK" w:cs="TH SarabunPSK"/>
          <w:sz w:val="32"/>
          <w:szCs w:val="32"/>
        </w:rPr>
        <w:t xml:space="preserve"> </w:t>
      </w:r>
      <w:r w:rsidRPr="00E44634">
        <w:rPr>
          <w:rFonts w:ascii="TH SarabunPSK" w:hAnsi="TH SarabunPSK" w:cs="TH SarabunPSK"/>
          <w:sz w:val="32"/>
          <w:szCs w:val="32"/>
          <w:cs/>
        </w:rPr>
        <w:t>พรศักดิ์ อยู่เจริญ</w:t>
      </w:r>
      <w:r w:rsidRPr="00E44634">
        <w:rPr>
          <w:rFonts w:ascii="TH SarabunPSK" w:hAnsi="TH SarabunPSK" w:cs="TH SarabunPSK"/>
          <w:sz w:val="32"/>
          <w:szCs w:val="32"/>
          <w:cs/>
        </w:rPr>
        <w:tab/>
      </w:r>
      <w:r w:rsidRPr="00E44634">
        <w:rPr>
          <w:rFonts w:ascii="TH SarabunPSK" w:hAnsi="TH SarabunPSK" w:cs="TH SarabunPSK"/>
          <w:sz w:val="32"/>
          <w:szCs w:val="32"/>
        </w:rPr>
        <w:tab/>
      </w:r>
      <w:r w:rsidRPr="00E44634">
        <w:rPr>
          <w:rFonts w:ascii="TH SarabunPSK" w:hAnsi="TH SarabunPSK" w:cs="TH SarabunPSK"/>
          <w:sz w:val="32"/>
          <w:szCs w:val="32"/>
          <w:cs/>
        </w:rPr>
        <w:t>กองโรคป้องกันด้วยวัคซีน กระทรวงสาธารณสุข</w:t>
      </w:r>
    </w:p>
    <w:p w14:paraId="378D5D53" w14:textId="1437E4D9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คุณ</w:t>
      </w:r>
      <w:r w:rsidRPr="00E44634">
        <w:rPr>
          <w:rFonts w:ascii="TH SarabunPSK" w:hAnsi="TH SarabunPSK" w:cs="TH SarabunPSK"/>
          <w:sz w:val="32"/>
          <w:szCs w:val="32"/>
        </w:rPr>
        <w:t xml:space="preserve"> </w:t>
      </w:r>
      <w:r w:rsidRPr="00E44634">
        <w:rPr>
          <w:rFonts w:ascii="TH SarabunPSK" w:hAnsi="TH SarabunPSK" w:cs="TH SarabunPSK"/>
          <w:sz w:val="32"/>
          <w:szCs w:val="32"/>
          <w:cs/>
        </w:rPr>
        <w:t>อารี คุ้มพิทักษ์</w:t>
      </w:r>
      <w:r w:rsidRPr="00E44634">
        <w:rPr>
          <w:rFonts w:ascii="TH SarabunPSK" w:hAnsi="TH SarabunPSK" w:cs="TH SarabunPSK"/>
          <w:sz w:val="32"/>
          <w:szCs w:val="32"/>
          <w:cs/>
        </w:rPr>
        <w:tab/>
      </w:r>
      <w:r w:rsidRPr="00E44634">
        <w:rPr>
          <w:rFonts w:ascii="TH SarabunPSK" w:hAnsi="TH SarabunPSK" w:cs="TH SarabunPSK"/>
          <w:sz w:val="32"/>
          <w:szCs w:val="32"/>
        </w:rPr>
        <w:tab/>
      </w:r>
      <w:r w:rsidRPr="00E44634">
        <w:rPr>
          <w:rFonts w:ascii="TH SarabunPSK" w:hAnsi="TH SarabunPSK" w:cs="TH SarabunPSK"/>
          <w:sz w:val="32"/>
          <w:szCs w:val="32"/>
          <w:cs/>
        </w:rPr>
        <w:t>มูลนิธิเข้าถึงเอดส์</w:t>
      </w:r>
    </w:p>
    <w:p w14:paraId="45420A13" w14:textId="47902AA7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คุณ</w:t>
      </w:r>
      <w:r w:rsidRPr="00E44634">
        <w:rPr>
          <w:rFonts w:ascii="TH SarabunPSK" w:hAnsi="TH SarabunPSK" w:cs="TH SarabunPSK"/>
          <w:sz w:val="32"/>
          <w:szCs w:val="32"/>
        </w:rPr>
        <w:t xml:space="preserve"> </w:t>
      </w:r>
      <w:r w:rsidRPr="00E44634">
        <w:rPr>
          <w:rFonts w:ascii="TH SarabunPSK" w:hAnsi="TH SarabunPSK" w:cs="TH SarabunPSK"/>
          <w:sz w:val="32"/>
          <w:szCs w:val="32"/>
          <w:cs/>
        </w:rPr>
        <w:t>เฉลิมศักดิ์ กิตติตระกูล</w:t>
      </w:r>
      <w:r w:rsidRPr="00E44634">
        <w:rPr>
          <w:rFonts w:ascii="TH SarabunPSK" w:hAnsi="TH SarabunPSK" w:cs="TH SarabunPSK"/>
          <w:sz w:val="32"/>
          <w:szCs w:val="32"/>
          <w:cs/>
        </w:rPr>
        <w:tab/>
        <w:t>มูลนิธิเข้าถึงเอดส์</w:t>
      </w:r>
    </w:p>
    <w:p w14:paraId="11895B57" w14:textId="60908CB1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 xml:space="preserve">ภญ. 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ศิ</w:t>
      </w:r>
      <w:proofErr w:type="spellEnd"/>
      <w:r w:rsidRPr="00E44634">
        <w:rPr>
          <w:rFonts w:ascii="TH SarabunPSK" w:hAnsi="TH SarabunPSK" w:cs="TH SarabunPSK"/>
          <w:sz w:val="32"/>
          <w:szCs w:val="32"/>
          <w:cs/>
        </w:rPr>
        <w:t>ริวิมล เจียมใจสว่างฤกษ์</w:t>
      </w:r>
      <w:r w:rsidRPr="00E44634">
        <w:rPr>
          <w:rFonts w:ascii="TH SarabunPSK" w:hAnsi="TH SarabunPSK" w:cs="TH SarabunPSK"/>
          <w:sz w:val="32"/>
          <w:szCs w:val="32"/>
          <w:cs/>
        </w:rPr>
        <w:tab/>
        <w:t>สมาคมผู้วิจัยและผลิตเภสัชภัณฑ์ (พรีม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่า</w:t>
      </w:r>
      <w:proofErr w:type="spellEnd"/>
      <w:r w:rsidRPr="00E44634">
        <w:rPr>
          <w:rFonts w:ascii="TH SarabunPSK" w:hAnsi="TH SarabunPSK" w:cs="TH SarabunPSK"/>
          <w:sz w:val="32"/>
          <w:szCs w:val="32"/>
          <w:cs/>
        </w:rPr>
        <w:t>)</w:t>
      </w:r>
      <w:r w:rsidRPr="00E44634">
        <w:rPr>
          <w:rFonts w:ascii="TH SarabunPSK" w:hAnsi="TH SarabunPSK" w:cs="TH SarabunPSK"/>
          <w:sz w:val="32"/>
          <w:szCs w:val="32"/>
        </w:rPr>
        <w:t> </w:t>
      </w:r>
    </w:p>
    <w:p w14:paraId="5D81C350" w14:textId="00C1158C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ภก.</w:t>
      </w:r>
      <w:r w:rsidRPr="00E44634">
        <w:rPr>
          <w:rFonts w:ascii="TH SarabunPSK" w:hAnsi="TH SarabunPSK" w:cs="TH SarabunPSK"/>
          <w:sz w:val="32"/>
          <w:szCs w:val="32"/>
        </w:rPr>
        <w:t xml:space="preserve"> </w:t>
      </w:r>
      <w:r w:rsidRPr="00E44634">
        <w:rPr>
          <w:rFonts w:ascii="TH SarabunPSK" w:hAnsi="TH SarabunPSK" w:cs="TH SarabunPSK"/>
          <w:sz w:val="32"/>
          <w:szCs w:val="32"/>
          <w:cs/>
        </w:rPr>
        <w:t>ราชิต จันทร์ต๊ะ</w:t>
      </w:r>
      <w:r w:rsidRPr="00E44634">
        <w:rPr>
          <w:rFonts w:ascii="TH SarabunPSK" w:hAnsi="TH SarabunPSK" w:cs="TH SarabunPSK"/>
          <w:sz w:val="32"/>
          <w:szCs w:val="32"/>
          <w:cs/>
        </w:rPr>
        <w:tab/>
      </w:r>
      <w:r w:rsidRPr="00E44634">
        <w:rPr>
          <w:rFonts w:ascii="TH SarabunPSK" w:hAnsi="TH SarabunPSK" w:cs="TH SarabunPSK"/>
          <w:sz w:val="32"/>
          <w:szCs w:val="32"/>
        </w:rPr>
        <w:tab/>
      </w:r>
      <w:r w:rsidRPr="00E44634">
        <w:rPr>
          <w:rFonts w:ascii="TH SarabunPSK" w:hAnsi="TH SarabunPSK" w:cs="TH SarabunPSK"/>
          <w:sz w:val="32"/>
          <w:szCs w:val="32"/>
          <w:cs/>
        </w:rPr>
        <w:t>สมาคมผู้วิจัยและผลิตเภสัชภัณฑ์ (พรีม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่า</w:t>
      </w:r>
      <w:proofErr w:type="spellEnd"/>
      <w:r w:rsidRPr="00E44634">
        <w:rPr>
          <w:rFonts w:ascii="TH SarabunPSK" w:hAnsi="TH SarabunPSK" w:cs="TH SarabunPSK"/>
          <w:sz w:val="32"/>
          <w:szCs w:val="32"/>
          <w:cs/>
        </w:rPr>
        <w:t>)</w:t>
      </w:r>
      <w:r w:rsidRPr="00E44634">
        <w:rPr>
          <w:rFonts w:ascii="TH SarabunPSK" w:hAnsi="TH SarabunPSK" w:cs="TH SarabunPSK"/>
          <w:sz w:val="32"/>
          <w:szCs w:val="32"/>
        </w:rPr>
        <w:t> </w:t>
      </w:r>
    </w:p>
    <w:p w14:paraId="4D3F1838" w14:textId="0A645D46" w:rsidR="00D97892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ภญ.</w:t>
      </w:r>
      <w:r w:rsidRPr="00E4463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Pr="00E44634">
        <w:rPr>
          <w:rFonts w:ascii="TH SarabunPSK" w:hAnsi="TH SarabunPSK" w:cs="TH SarabunPSK"/>
          <w:sz w:val="32"/>
          <w:szCs w:val="32"/>
          <w:cs/>
        </w:rPr>
        <w:t>กุน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E44634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อุป</w:t>
      </w:r>
      <w:proofErr w:type="spellEnd"/>
      <w:r w:rsidRPr="00E44634">
        <w:rPr>
          <w:rFonts w:ascii="TH SarabunPSK" w:hAnsi="TH SarabunPSK" w:cs="TH SarabunPSK"/>
          <w:sz w:val="32"/>
          <w:szCs w:val="32"/>
          <w:cs/>
        </w:rPr>
        <w:t>โย</w:t>
      </w:r>
      <w:r w:rsidRPr="00E44634">
        <w:rPr>
          <w:rFonts w:ascii="TH SarabunPSK" w:hAnsi="TH SarabunPSK" w:cs="TH SarabunPSK"/>
          <w:sz w:val="32"/>
          <w:szCs w:val="32"/>
          <w:cs/>
        </w:rPr>
        <w:tab/>
      </w:r>
      <w:r w:rsidRPr="00E44634">
        <w:rPr>
          <w:rFonts w:ascii="TH SarabunPSK" w:hAnsi="TH SarabunPSK" w:cs="TH SarabunPSK"/>
          <w:sz w:val="32"/>
          <w:szCs w:val="32"/>
        </w:rPr>
        <w:tab/>
      </w:r>
      <w:r w:rsidRPr="00E44634">
        <w:rPr>
          <w:rFonts w:ascii="TH SarabunPSK" w:hAnsi="TH SarabunPSK" w:cs="TH SarabunPSK"/>
          <w:sz w:val="32"/>
          <w:szCs w:val="32"/>
          <w:cs/>
        </w:rPr>
        <w:t>สมาคมผู้วิจัยและผลิตเภสัชภัณฑ์ (พรีม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่า</w:t>
      </w:r>
      <w:proofErr w:type="spellEnd"/>
      <w:r w:rsidRPr="00E44634">
        <w:rPr>
          <w:rFonts w:ascii="TH SarabunPSK" w:hAnsi="TH SarabunPSK" w:cs="TH SarabunPSK"/>
          <w:sz w:val="32"/>
          <w:szCs w:val="32"/>
          <w:cs/>
        </w:rPr>
        <w:t>)</w:t>
      </w:r>
      <w:r w:rsidRPr="00E44634">
        <w:rPr>
          <w:rFonts w:ascii="TH SarabunPSK" w:hAnsi="TH SarabunPSK" w:cs="TH SarabunPSK"/>
          <w:sz w:val="32"/>
          <w:szCs w:val="32"/>
        </w:rPr>
        <w:t> </w:t>
      </w:r>
    </w:p>
    <w:p w14:paraId="15884C70" w14:textId="77777777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ดร. นพ.</w:t>
      </w:r>
      <w:r w:rsidRPr="00E44634">
        <w:rPr>
          <w:rFonts w:ascii="TH SarabunPSK" w:hAnsi="TH SarabunPSK" w:cs="TH SarabunPSK"/>
          <w:sz w:val="32"/>
          <w:szCs w:val="32"/>
          <w:cs/>
        </w:rPr>
        <w:tab/>
        <w:t xml:space="preserve">ยศ ตีระวัฒนานนท์ </w:t>
      </w:r>
      <w:r w:rsidRPr="00E44634">
        <w:rPr>
          <w:rFonts w:ascii="TH SarabunPSK" w:hAnsi="TH SarabunPSK" w:cs="TH SarabunPSK"/>
          <w:sz w:val="32"/>
          <w:szCs w:val="32"/>
          <w:cs/>
        </w:rPr>
        <w:tab/>
        <w:t>โครงการประเมินเทคโนโลยีและนโยบายด้านสุขภาพ</w:t>
      </w:r>
    </w:p>
    <w:p w14:paraId="7144512B" w14:textId="475B0FDC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ภญ.</w:t>
      </w:r>
      <w:r w:rsidRPr="00E4463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วรัญญา</w:t>
      </w:r>
      <w:proofErr w:type="spellEnd"/>
      <w:r w:rsidRPr="00E44634">
        <w:rPr>
          <w:rFonts w:ascii="TH SarabunPSK" w:hAnsi="TH SarabunPSK" w:cs="TH SarabunPSK"/>
          <w:sz w:val="32"/>
          <w:szCs w:val="32"/>
        </w:rPr>
        <w:t> </w:t>
      </w:r>
      <w:r w:rsidRPr="00E44634">
        <w:rPr>
          <w:rFonts w:ascii="TH SarabunPSK" w:hAnsi="TH SarabunPSK" w:cs="TH SarabunPSK"/>
          <w:sz w:val="32"/>
          <w:szCs w:val="32"/>
          <w:cs/>
        </w:rPr>
        <w:t>รัต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นวิ</w:t>
      </w:r>
      <w:proofErr w:type="spellEnd"/>
      <w:r w:rsidRPr="00E44634">
        <w:rPr>
          <w:rFonts w:ascii="TH SarabunPSK" w:hAnsi="TH SarabunPSK" w:cs="TH SarabunPSK"/>
          <w:sz w:val="32"/>
          <w:szCs w:val="32"/>
          <w:cs/>
        </w:rPr>
        <w:t>ภาพง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ษ์</w:t>
      </w:r>
      <w:proofErr w:type="spellEnd"/>
      <w:r w:rsidRPr="00E44634">
        <w:rPr>
          <w:rFonts w:ascii="TH SarabunPSK" w:hAnsi="TH SarabunPSK" w:cs="TH SarabunPSK"/>
          <w:sz w:val="32"/>
          <w:szCs w:val="32"/>
        </w:rPr>
        <w:t> </w:t>
      </w:r>
      <w:r w:rsidRPr="00E44634">
        <w:rPr>
          <w:rFonts w:ascii="TH SarabunPSK" w:hAnsi="TH SarabunPSK" w:cs="TH SarabunPSK"/>
          <w:sz w:val="32"/>
          <w:szCs w:val="32"/>
        </w:rPr>
        <w:tab/>
      </w:r>
      <w:r w:rsidRPr="00E44634">
        <w:rPr>
          <w:rFonts w:ascii="TH SarabunPSK" w:hAnsi="TH SarabunPSK" w:cs="TH SarabunPSK"/>
          <w:sz w:val="32"/>
          <w:szCs w:val="32"/>
          <w:cs/>
        </w:rPr>
        <w:t>โครงการประเมินเทคโนโลยีและนโยบายด้านสุขภาพ</w:t>
      </w:r>
    </w:p>
    <w:p w14:paraId="14813034" w14:textId="795769BB" w:rsidR="00FC24D9" w:rsidRPr="00E44634" w:rsidRDefault="00FC24D9" w:rsidP="00FC24D9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ผศ. นพ.</w:t>
      </w:r>
      <w:r w:rsidRPr="00E44634">
        <w:rPr>
          <w:rFonts w:ascii="TH SarabunPSK" w:hAnsi="TH SarabunPSK" w:cs="TH SarabunPSK"/>
          <w:sz w:val="32"/>
          <w:szCs w:val="32"/>
          <w:cs/>
        </w:rPr>
        <w:tab/>
        <w:t xml:space="preserve">กิตติยศ 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ภู่วรวรร</w:t>
      </w:r>
      <w:proofErr w:type="spellEnd"/>
      <w:r w:rsidRPr="00E44634">
        <w:rPr>
          <w:rFonts w:ascii="TH SarabunPSK" w:hAnsi="TH SarabunPSK" w:cs="TH SarabunPSK"/>
          <w:sz w:val="32"/>
          <w:szCs w:val="32"/>
          <w:cs/>
        </w:rPr>
        <w:t>ณ</w:t>
      </w:r>
      <w:r w:rsidRPr="00E44634">
        <w:rPr>
          <w:rFonts w:ascii="TH SarabunPSK" w:hAnsi="TH SarabunPSK" w:cs="TH SarabunPSK"/>
          <w:sz w:val="32"/>
          <w:szCs w:val="32"/>
          <w:cs/>
        </w:rPr>
        <w:tab/>
        <w:t>ภาควิชาอายุรศาสตร์เขตร้อน</w:t>
      </w:r>
      <w:r w:rsidRPr="00E44634">
        <w:rPr>
          <w:rFonts w:ascii="TH SarabunPSK" w:hAnsi="TH SarabunPSK" w:cs="TH SarabunPSK"/>
          <w:sz w:val="32"/>
          <w:szCs w:val="32"/>
        </w:rPr>
        <w:t xml:space="preserve"> </w:t>
      </w:r>
      <w:r w:rsidRPr="00E44634">
        <w:rPr>
          <w:rFonts w:ascii="TH SarabunPSK" w:hAnsi="TH SarabunPSK" w:cs="TH SarabunPSK"/>
          <w:sz w:val="32"/>
          <w:szCs w:val="32"/>
          <w:cs/>
        </w:rPr>
        <w:t>คณะเวชศาสตร์เขตร้อน ม.มหิดล</w:t>
      </w:r>
    </w:p>
    <w:p w14:paraId="4267E99B" w14:textId="125A2578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ผศ. ดร.</w:t>
      </w:r>
      <w:r w:rsidRPr="00E44634">
        <w:rPr>
          <w:rFonts w:ascii="TH SarabunPSK" w:hAnsi="TH SarabunPSK" w:cs="TH SarabunPSK"/>
          <w:sz w:val="32"/>
          <w:szCs w:val="32"/>
          <w:cs/>
        </w:rPr>
        <w:tab/>
        <w:t>วิริชดา ปานงาม</w:t>
      </w:r>
      <w:r w:rsidRPr="00E44634">
        <w:rPr>
          <w:rFonts w:ascii="TH SarabunPSK" w:hAnsi="TH SarabunPSK" w:cs="TH SarabunPSK"/>
          <w:sz w:val="32"/>
          <w:szCs w:val="32"/>
          <w:cs/>
        </w:rPr>
        <w:tab/>
      </w:r>
      <w:r w:rsidRPr="00E44634">
        <w:rPr>
          <w:rFonts w:ascii="TH SarabunPSK" w:hAnsi="TH SarabunPSK" w:cs="TH SarabunPSK"/>
          <w:sz w:val="32"/>
          <w:szCs w:val="32"/>
        </w:rPr>
        <w:t xml:space="preserve"> </w:t>
      </w:r>
      <w:r w:rsidRPr="00E44634">
        <w:rPr>
          <w:rFonts w:ascii="TH SarabunPSK" w:hAnsi="TH SarabunPSK" w:cs="TH SarabunPSK"/>
          <w:sz w:val="32"/>
          <w:szCs w:val="32"/>
        </w:rPr>
        <w:tab/>
      </w:r>
      <w:r w:rsidRPr="00E44634">
        <w:rPr>
          <w:rFonts w:ascii="TH SarabunPSK" w:hAnsi="TH SarabunPSK" w:cs="TH SarabunPSK"/>
          <w:sz w:val="32"/>
          <w:szCs w:val="32"/>
          <w:cs/>
        </w:rPr>
        <w:t>ภาควิชาสุขวิทยาเขตร้อน</w:t>
      </w:r>
      <w:r w:rsidRPr="00E44634">
        <w:rPr>
          <w:rFonts w:ascii="TH SarabunPSK" w:hAnsi="TH SarabunPSK" w:cs="TH SarabunPSK"/>
          <w:sz w:val="32"/>
          <w:szCs w:val="32"/>
        </w:rPr>
        <w:t xml:space="preserve"> </w:t>
      </w:r>
      <w:r w:rsidRPr="00E44634">
        <w:rPr>
          <w:rFonts w:ascii="TH SarabunPSK" w:hAnsi="TH SarabunPSK" w:cs="TH SarabunPSK"/>
          <w:sz w:val="32"/>
          <w:szCs w:val="32"/>
          <w:cs/>
        </w:rPr>
        <w:t>คณะเวชศาสตร์เขตร้อน ม. มหิดล</w:t>
      </w:r>
    </w:p>
    <w:p w14:paraId="58D75057" w14:textId="577BBB1D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คุณ อังศุธร</w:t>
      </w:r>
      <w:r w:rsidRPr="00E44634">
        <w:rPr>
          <w:rFonts w:ascii="TH SarabunPSK" w:hAnsi="TH SarabunPSK" w:cs="TH SarabunPSK"/>
          <w:sz w:val="32"/>
          <w:szCs w:val="32"/>
        </w:rPr>
        <w:t> 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ศิ</w:t>
      </w:r>
      <w:proofErr w:type="spellEnd"/>
      <w:r w:rsidRPr="00E44634">
        <w:rPr>
          <w:rFonts w:ascii="TH SarabunPSK" w:hAnsi="TH SarabunPSK" w:cs="TH SarabunPSK"/>
          <w:sz w:val="32"/>
          <w:szCs w:val="32"/>
          <w:cs/>
        </w:rPr>
        <w:t>ริลักษณมานนท์</w:t>
      </w:r>
      <w:r w:rsidRPr="00E44634">
        <w:rPr>
          <w:rFonts w:ascii="TH SarabunPSK" w:hAnsi="TH SarabunPSK" w:cs="TH SarabunPSK"/>
          <w:sz w:val="32"/>
          <w:szCs w:val="32"/>
          <w:cs/>
        </w:rPr>
        <w:tab/>
        <w:t>คล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ัสเต</w:t>
      </w:r>
      <w:proofErr w:type="spellEnd"/>
      <w:r w:rsidRPr="00E44634">
        <w:rPr>
          <w:rFonts w:ascii="TH SarabunPSK" w:hAnsi="TH SarabunPSK" w:cs="TH SarabunPSK"/>
          <w:sz w:val="32"/>
          <w:szCs w:val="32"/>
          <w:cs/>
        </w:rPr>
        <w:t>อร์สุขภาพและการแพทย์</w:t>
      </w:r>
      <w:r w:rsidRPr="00E44634">
        <w:rPr>
          <w:rFonts w:ascii="TH SarabunPSK" w:hAnsi="TH SarabunPSK" w:cs="TH SarabunPSK"/>
          <w:sz w:val="32"/>
          <w:szCs w:val="32"/>
        </w:rPr>
        <w:t> </w:t>
      </w:r>
      <w:r w:rsidRPr="00E44634">
        <w:rPr>
          <w:rFonts w:ascii="TH SarabunPSK" w:hAnsi="TH SarabunPSK" w:cs="TH SarabunPSK"/>
          <w:sz w:val="32"/>
          <w:szCs w:val="32"/>
          <w:cs/>
        </w:rPr>
        <w:t>สวทช.</w:t>
      </w:r>
    </w:p>
    <w:p w14:paraId="57320BCC" w14:textId="12CE2212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นาย อุดมศักดิ์ นาคกุล</w:t>
      </w:r>
      <w:r w:rsidRPr="00E44634">
        <w:rPr>
          <w:rFonts w:ascii="TH SarabunPSK" w:hAnsi="TH SarabunPSK" w:cs="TH SarabunPSK"/>
          <w:sz w:val="32"/>
          <w:szCs w:val="32"/>
          <w:cs/>
        </w:rPr>
        <w:tab/>
      </w:r>
      <w:r w:rsidRPr="00E44634">
        <w:rPr>
          <w:rFonts w:ascii="TH SarabunPSK" w:hAnsi="TH SarabunPSK" w:cs="TH SarabunPSK"/>
          <w:sz w:val="32"/>
          <w:szCs w:val="32"/>
          <w:cs/>
        </w:rPr>
        <w:tab/>
        <w:t>นักศึกษาปริญญาเอก คณะเวชศาสตร์เขตร้อน ม. มหิดล</w:t>
      </w:r>
    </w:p>
    <w:p w14:paraId="35FB640E" w14:textId="2D8BC5AF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>นาย วิริยะ มหิกุล</w:t>
      </w:r>
      <w:r w:rsidRPr="00E44634">
        <w:rPr>
          <w:rFonts w:ascii="TH SarabunPSK" w:hAnsi="TH SarabunPSK" w:cs="TH SarabunPSK"/>
          <w:sz w:val="32"/>
          <w:szCs w:val="32"/>
          <w:cs/>
        </w:rPr>
        <w:tab/>
      </w:r>
      <w:r w:rsidRPr="00E44634">
        <w:rPr>
          <w:rFonts w:ascii="TH SarabunPSK" w:hAnsi="TH SarabunPSK" w:cs="TH SarabunPSK"/>
          <w:sz w:val="32"/>
          <w:szCs w:val="32"/>
          <w:cs/>
        </w:rPr>
        <w:tab/>
        <w:t>นักศึกษาปริญญาเอก คณะเวชศาสตร์เขตร้อน ม. มหิดล</w:t>
      </w:r>
    </w:p>
    <w:p w14:paraId="275C2D2F" w14:textId="7FA4C934" w:rsidR="00FC24D9" w:rsidRPr="00E44634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E44634">
        <w:rPr>
          <w:rFonts w:ascii="TH SarabunPSK" w:hAnsi="TH SarabunPSK" w:cs="TH SarabunPSK"/>
          <w:sz w:val="32"/>
          <w:szCs w:val="32"/>
          <w:cs/>
        </w:rPr>
        <w:t xml:space="preserve">ภก. </w:t>
      </w:r>
      <w:proofErr w:type="spellStart"/>
      <w:r w:rsidRPr="00E44634">
        <w:rPr>
          <w:rFonts w:ascii="TH SarabunPSK" w:hAnsi="TH SarabunPSK" w:cs="TH SarabunPSK"/>
          <w:sz w:val="32"/>
          <w:szCs w:val="32"/>
          <w:cs/>
        </w:rPr>
        <w:t>นั</w:t>
      </w:r>
      <w:proofErr w:type="spellEnd"/>
      <w:r w:rsidRPr="00E44634">
        <w:rPr>
          <w:rFonts w:ascii="TH SarabunPSK" w:hAnsi="TH SarabunPSK" w:cs="TH SarabunPSK"/>
          <w:sz w:val="32"/>
          <w:szCs w:val="32"/>
          <w:cs/>
        </w:rPr>
        <w:t>นทสิทธิ์ เหลืองอาสนะทิพย์</w:t>
      </w:r>
      <w:r w:rsidRPr="00E44634">
        <w:rPr>
          <w:rFonts w:ascii="TH SarabunPSK" w:hAnsi="TH SarabunPSK" w:cs="TH SarabunPSK"/>
          <w:sz w:val="32"/>
          <w:szCs w:val="32"/>
          <w:cs/>
        </w:rPr>
        <w:tab/>
      </w:r>
      <w:r w:rsidRPr="00E44634">
        <w:rPr>
          <w:rFonts w:ascii="TH SarabunPSK" w:hAnsi="TH SarabunPSK" w:cs="TH SarabunPSK"/>
          <w:sz w:val="32"/>
          <w:szCs w:val="32"/>
        </w:rPr>
        <w:t>MORU</w:t>
      </w:r>
      <w:r w:rsidR="00E44634" w:rsidRPr="00E44634">
        <w:rPr>
          <w:rFonts w:ascii="TH SarabunPSK" w:hAnsi="TH SarabunPSK" w:cs="TH SarabunPSK"/>
          <w:sz w:val="32"/>
          <w:szCs w:val="32"/>
          <w:cs/>
        </w:rPr>
        <w:t xml:space="preserve"> คณะเวชศาสตร์เขตร้อน ม. มหิดล</w:t>
      </w:r>
    </w:p>
    <w:p w14:paraId="6777181B" w14:textId="5D061421" w:rsidR="0012099C" w:rsidRPr="007236AD" w:rsidRDefault="0012099C" w:rsidP="0012099C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236AD">
        <w:rPr>
          <w:rFonts w:ascii="TH SarabunPSK" w:hAnsi="TH SarabunPSK" w:cs="TH SarabunPSK"/>
          <w:b/>
          <w:bCs/>
          <w:sz w:val="32"/>
          <w:szCs w:val="32"/>
          <w:cs/>
        </w:rPr>
        <w:t>เริ่มประชุมเวลา 9.30 น.</w:t>
      </w:r>
    </w:p>
    <w:p w14:paraId="01E208D7" w14:textId="77777777" w:rsidR="00FF0109" w:rsidRDefault="0012099C" w:rsidP="007236AD">
      <w:pPr>
        <w:spacing w:after="0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7236AD">
        <w:rPr>
          <w:rFonts w:ascii="TH SarabunPSK" w:hAnsi="TH SarabunPSK" w:cs="TH SarabunPSK"/>
          <w:sz w:val="32"/>
          <w:szCs w:val="32"/>
          <w:cs/>
        </w:rPr>
        <w:tab/>
      </w:r>
    </w:p>
    <w:p w14:paraId="7CDC07A9" w14:textId="77777777" w:rsidR="00FF0109" w:rsidRDefault="00FF0109" w:rsidP="007236AD">
      <w:pPr>
        <w:spacing w:after="0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14:paraId="66B9FC6B" w14:textId="77777777" w:rsidR="00FF0109" w:rsidRDefault="00FF0109" w:rsidP="007236AD">
      <w:pPr>
        <w:spacing w:after="0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14:paraId="339B336F" w14:textId="77777777" w:rsidR="00FF0109" w:rsidRDefault="00FF0109" w:rsidP="007236AD">
      <w:pPr>
        <w:spacing w:after="0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14:paraId="5EE4C2BC" w14:textId="6B9E5120" w:rsidR="0012099C" w:rsidRPr="007236AD" w:rsidRDefault="0012099C" w:rsidP="007236AD">
      <w:pPr>
        <w:spacing w:after="0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7236AD">
        <w:rPr>
          <w:rFonts w:ascii="TH SarabunPSK" w:hAnsi="TH SarabunPSK" w:cs="TH SarabunPSK"/>
          <w:sz w:val="32"/>
          <w:szCs w:val="32"/>
          <w:cs/>
        </w:rPr>
        <w:t>ดร.</w:t>
      </w:r>
      <w:r w:rsidR="00A677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36AD">
        <w:rPr>
          <w:rFonts w:ascii="TH SarabunPSK" w:hAnsi="TH SarabunPSK" w:cs="TH SarabunPSK"/>
          <w:sz w:val="32"/>
          <w:szCs w:val="32"/>
          <w:cs/>
        </w:rPr>
        <w:t>นพ. ยศ ตีระวัฒนานนท์ ประธานการประชุมต้อนรับผู้เข้าร่วมประชุม และขอให้ผู้เข้าร่วมประชุม</w:t>
      </w:r>
      <w:r w:rsidR="006614A2" w:rsidRPr="007236AD">
        <w:rPr>
          <w:rFonts w:ascii="TH SarabunPSK" w:hAnsi="TH SarabunPSK" w:cs="TH SarabunPSK"/>
          <w:sz w:val="32"/>
          <w:szCs w:val="32"/>
          <w:cs/>
        </w:rPr>
        <w:t>แนะนำตนเองและชี้แจงผลประโยชน์ทับซ้อน (</w:t>
      </w:r>
      <w:r w:rsidR="006614A2" w:rsidRPr="007236AD">
        <w:rPr>
          <w:rFonts w:ascii="TH SarabunPSK" w:hAnsi="TH SarabunPSK" w:cs="TH SarabunPSK"/>
          <w:sz w:val="32"/>
          <w:szCs w:val="32"/>
        </w:rPr>
        <w:t>Conflict of Interest)</w:t>
      </w:r>
      <w:r w:rsidR="006614A2" w:rsidRPr="007236AD">
        <w:rPr>
          <w:rFonts w:ascii="TH SarabunPSK" w:hAnsi="TH SarabunPSK" w:cs="TH SarabunPSK"/>
          <w:sz w:val="32"/>
          <w:szCs w:val="32"/>
          <w:cs/>
        </w:rPr>
        <w:t xml:space="preserve"> หลังจากนั้น ประธานการประชุม</w:t>
      </w:r>
      <w:r w:rsidRPr="007236AD">
        <w:rPr>
          <w:rFonts w:ascii="TH SarabunPSK" w:hAnsi="TH SarabunPSK" w:cs="TH SarabunPSK"/>
          <w:sz w:val="32"/>
          <w:szCs w:val="32"/>
          <w:cs/>
        </w:rPr>
        <w:t xml:space="preserve">ชี้แจงวัตถุประสงค์ของการประชุม คือ </w:t>
      </w:r>
      <w:r w:rsidR="006614A2" w:rsidRPr="007236AD">
        <w:rPr>
          <w:rFonts w:ascii="TH SarabunPSK" w:hAnsi="TH SarabunPSK" w:cs="TH SarabunPSK"/>
          <w:sz w:val="32"/>
          <w:szCs w:val="32"/>
          <w:cs/>
        </w:rPr>
        <w:t>เพื่อรับฟังความคิดเห็นจากผู้มีส่วนได้ส่วนเสียจากทุกภาคส่วนต่อโครงการวิจัยเรื่อง “</w:t>
      </w:r>
      <w:r w:rsidR="006614A2" w:rsidRPr="007236AD">
        <w:rPr>
          <w:rFonts w:ascii="TH SarabunPSK" w:hAnsi="TH SarabunPSK" w:cs="TH SarabunPSK"/>
          <w:sz w:val="32"/>
          <w:szCs w:val="32"/>
        </w:rPr>
        <w:t>Optimal strategies to screen and treat chronic hepatitis C viral infections in  the direct-acting antivirals (DAAs) era Global VS Thai Elimination Target”</w:t>
      </w:r>
      <w:r w:rsidR="006614A2" w:rsidRPr="007236AD">
        <w:rPr>
          <w:rFonts w:ascii="TH SarabunPSK" w:hAnsi="TH SarabunPSK" w:cs="TH SarabunPSK"/>
          <w:sz w:val="32"/>
          <w:szCs w:val="32"/>
          <w:cs/>
        </w:rPr>
        <w:t xml:space="preserve"> ซึ่งเป็นกระบวนการหนึ่งตามแนวทางการประเมินเทคโนโลยีด้านสุขภาพสำหรับประเทศไทย</w:t>
      </w:r>
    </w:p>
    <w:p w14:paraId="36B8A217" w14:textId="562CAE40" w:rsidR="0012099C" w:rsidRPr="007236AD" w:rsidRDefault="00BC16EE" w:rsidP="003245E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="008C39D6" w:rsidRPr="007236AD">
        <w:rPr>
          <w:rFonts w:ascii="TH SarabunPSK" w:hAnsi="TH SarabunPSK" w:cs="TH SarabunPSK"/>
          <w:sz w:val="32"/>
          <w:szCs w:val="32"/>
          <w:cs/>
        </w:rPr>
        <w:t>ผศ. ดร.</w:t>
      </w:r>
      <w:r w:rsidR="00A677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36AD">
        <w:rPr>
          <w:rFonts w:ascii="TH SarabunPSK" w:hAnsi="TH SarabunPSK" w:cs="TH SarabunPSK"/>
          <w:sz w:val="32"/>
          <w:szCs w:val="32"/>
          <w:cs/>
        </w:rPr>
        <w:t>วิริชดา ปานงาม</w:t>
      </w:r>
      <w:r w:rsidR="008C39D6" w:rsidRPr="007236AD">
        <w:rPr>
          <w:rFonts w:ascii="TH SarabunPSK" w:hAnsi="TH SarabunPSK" w:cs="TH SarabunPSK"/>
          <w:sz w:val="32"/>
          <w:szCs w:val="32"/>
          <w:cs/>
        </w:rPr>
        <w:t xml:space="preserve"> นักวิจัยหลักของโครงการ</w:t>
      </w:r>
      <w:r w:rsidR="006A1A2A" w:rsidRPr="007236AD">
        <w:rPr>
          <w:rFonts w:ascii="TH SarabunPSK" w:hAnsi="TH SarabunPSK" w:cs="TH SarabunPSK"/>
          <w:sz w:val="32"/>
          <w:szCs w:val="32"/>
          <w:cs/>
        </w:rPr>
        <w:t xml:space="preserve">วิจัย </w:t>
      </w:r>
      <w:bookmarkStart w:id="1" w:name="_Hlk523050323"/>
      <w:r w:rsidRPr="007236AD">
        <w:rPr>
          <w:rFonts w:ascii="TH SarabunPSK" w:hAnsi="TH SarabunPSK" w:cs="TH SarabunPSK"/>
          <w:sz w:val="32"/>
          <w:szCs w:val="32"/>
          <w:cs/>
        </w:rPr>
        <w:t>นำเสนอ</w:t>
      </w:r>
      <w:r w:rsidR="006A1A2A" w:rsidRPr="007236AD">
        <w:rPr>
          <w:rFonts w:ascii="TH SarabunPSK" w:hAnsi="TH SarabunPSK" w:cs="TH SarabunPSK"/>
          <w:sz w:val="32"/>
          <w:szCs w:val="32"/>
          <w:cs/>
        </w:rPr>
        <w:t>รายละเอียดของโครงการวิจัย</w:t>
      </w:r>
      <w:r w:rsidRPr="007236AD">
        <w:rPr>
          <w:rFonts w:ascii="TH SarabunPSK" w:hAnsi="TH SarabunPSK" w:cs="TH SarabunPSK"/>
          <w:sz w:val="32"/>
          <w:szCs w:val="32"/>
          <w:cs/>
        </w:rPr>
        <w:t>ต่อที่ประชุม</w:t>
      </w:r>
      <w:bookmarkEnd w:id="1"/>
      <w:r w:rsidRPr="007236AD">
        <w:rPr>
          <w:rFonts w:ascii="TH SarabunPSK" w:hAnsi="TH SarabunPSK" w:cs="TH SarabunPSK"/>
          <w:sz w:val="32"/>
          <w:szCs w:val="32"/>
          <w:cs/>
        </w:rPr>
        <w:t xml:space="preserve"> (รายละเอียดดังเอกสาร</w:t>
      </w:r>
      <w:r w:rsidR="008C39D6" w:rsidRPr="007236AD">
        <w:rPr>
          <w:rFonts w:ascii="TH SarabunPSK" w:hAnsi="TH SarabunPSK" w:cs="TH SarabunPSK"/>
          <w:sz w:val="32"/>
          <w:szCs w:val="32"/>
          <w:cs/>
        </w:rPr>
        <w:t>แนบ</w:t>
      </w:r>
      <w:r w:rsidR="00E44634">
        <w:rPr>
          <w:rFonts w:ascii="TH SarabunPSK" w:hAnsi="TH SarabunPSK" w:cs="TH SarabunPSK" w:hint="cs"/>
          <w:sz w:val="32"/>
          <w:szCs w:val="32"/>
          <w:cs/>
        </w:rPr>
        <w:t>ท้าย</w:t>
      </w:r>
      <w:r w:rsidRPr="007236AD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A1A2A" w:rsidRPr="007236AD">
        <w:rPr>
          <w:rFonts w:ascii="TH SarabunPSK" w:hAnsi="TH SarabunPSK" w:cs="TH SarabunPSK"/>
          <w:sz w:val="32"/>
          <w:szCs w:val="32"/>
          <w:cs/>
        </w:rPr>
        <w:t>ซึ่ง</w:t>
      </w:r>
      <w:r w:rsidR="0012099C" w:rsidRPr="007236AD">
        <w:rPr>
          <w:rFonts w:ascii="TH SarabunPSK" w:hAnsi="TH SarabunPSK" w:cs="TH SarabunPSK"/>
          <w:sz w:val="32"/>
          <w:szCs w:val="32"/>
          <w:cs/>
        </w:rPr>
        <w:t>ที่ประชุมมีข้อคิดเห็นและข้อเสนอแนะต่อประเด็น</w:t>
      </w:r>
      <w:proofErr w:type="spellStart"/>
      <w:r w:rsidR="0012099C" w:rsidRPr="007236A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12099C" w:rsidRPr="007236AD">
        <w:rPr>
          <w:rFonts w:ascii="TH SarabunPSK" w:hAnsi="TH SarabunPSK" w:cs="TH SarabunPSK"/>
          <w:sz w:val="32"/>
          <w:szCs w:val="32"/>
          <w:cs/>
        </w:rPr>
        <w:t xml:space="preserve"> ของงานวิจัยดังนี้</w:t>
      </w:r>
    </w:p>
    <w:p w14:paraId="3ECD3104" w14:textId="4AF7CA9E" w:rsidR="00665CE6" w:rsidRPr="007236AD" w:rsidRDefault="00665CE6" w:rsidP="007236AD">
      <w:pPr>
        <w:pStyle w:val="ListParagraph"/>
        <w:spacing w:before="240"/>
        <w:ind w:left="0"/>
        <w:contextualSpacing w:val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236AD">
        <w:rPr>
          <w:rFonts w:ascii="TH SarabunPSK" w:hAnsi="TH SarabunPSK" w:cs="TH SarabunPSK"/>
          <w:b/>
          <w:bCs/>
          <w:sz w:val="32"/>
          <w:szCs w:val="32"/>
          <w:cs/>
        </w:rPr>
        <w:t>การคัดกรองโรค</w:t>
      </w:r>
      <w:r w:rsidR="00DB09E1">
        <w:rPr>
          <w:rFonts w:ascii="TH SarabunPSK" w:hAnsi="TH SarabunPSK" w:cs="TH SarabunPSK" w:hint="cs"/>
          <w:b/>
          <w:bCs/>
          <w:sz w:val="32"/>
          <w:szCs w:val="32"/>
          <w:cs/>
        </w:rPr>
        <w:t>ไวรัสตับเอบซี</w:t>
      </w:r>
      <w:r w:rsidRPr="007236AD">
        <w:rPr>
          <w:rFonts w:ascii="TH SarabunPSK" w:hAnsi="TH SarabunPSK" w:cs="TH SarabunPSK"/>
          <w:b/>
          <w:bCs/>
          <w:sz w:val="32"/>
          <w:szCs w:val="32"/>
          <w:cs/>
        </w:rPr>
        <w:t>และกลุ่มประชากรที่จะคัดกรอง</w:t>
      </w:r>
    </w:p>
    <w:p w14:paraId="5AE197E9" w14:textId="44004702" w:rsidR="003559F7" w:rsidRPr="007236AD" w:rsidRDefault="00853739" w:rsidP="007236A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="00024CE1" w:rsidRPr="007236AD">
        <w:rPr>
          <w:rFonts w:ascii="TH SarabunPSK" w:hAnsi="TH SarabunPSK" w:cs="TH SarabunPSK"/>
          <w:sz w:val="32"/>
          <w:szCs w:val="32"/>
          <w:cs/>
        </w:rPr>
        <w:t>ในปัจจุบัน</w:t>
      </w:r>
      <w:r w:rsidR="009C021A" w:rsidRPr="007236AD">
        <w:rPr>
          <w:rFonts w:ascii="TH SarabunPSK" w:hAnsi="TH SarabunPSK" w:cs="TH SarabunPSK"/>
          <w:sz w:val="32"/>
          <w:szCs w:val="32"/>
        </w:rPr>
        <w:t xml:space="preserve"> </w:t>
      </w:r>
      <w:r w:rsidR="00C346E0" w:rsidRPr="007236AD">
        <w:rPr>
          <w:rFonts w:ascii="TH SarabunPSK" w:hAnsi="TH SarabunPSK" w:cs="TH SarabunPSK"/>
          <w:sz w:val="32"/>
          <w:szCs w:val="32"/>
          <w:cs/>
        </w:rPr>
        <w:t>ถึงแม้รัฐบาลจะสามารถขยายสิทธิประโยชน์</w:t>
      </w:r>
      <w:r w:rsidR="00DB09E1" w:rsidRPr="007236AD">
        <w:rPr>
          <w:rFonts w:ascii="TH SarabunPSK" w:hAnsi="TH SarabunPSK" w:cs="TH SarabunPSK"/>
          <w:sz w:val="32"/>
          <w:szCs w:val="32"/>
          <w:cs/>
        </w:rPr>
        <w:t xml:space="preserve">ภายใต้ระบบหลักประกันสุขภาพแห่งชาติ </w:t>
      </w:r>
      <w:r w:rsidR="00C346E0" w:rsidRPr="007236AD">
        <w:rPr>
          <w:rFonts w:ascii="TH SarabunPSK" w:hAnsi="TH SarabunPSK" w:cs="TH SarabunPSK"/>
          <w:sz w:val="32"/>
          <w:szCs w:val="32"/>
          <w:cs/>
        </w:rPr>
        <w:t>เรื่องการคัดกรองโรค</w:t>
      </w:r>
      <w:r w:rsidR="00DB09E1" w:rsidRPr="007236AD">
        <w:rPr>
          <w:rFonts w:ascii="TH SarabunPSK" w:hAnsi="TH SarabunPSK" w:cs="TH SarabunPSK"/>
          <w:sz w:val="32"/>
          <w:szCs w:val="32"/>
          <w:cs/>
        </w:rPr>
        <w:t>ไวรัสตับอักเสบซี</w:t>
      </w:r>
      <w:r w:rsidR="00C346E0" w:rsidRPr="007236AD">
        <w:rPr>
          <w:rFonts w:ascii="TH SarabunPSK" w:hAnsi="TH SarabunPSK" w:cs="TH SarabunPSK"/>
          <w:sz w:val="32"/>
          <w:szCs w:val="32"/>
          <w:cs/>
        </w:rPr>
        <w:t>ในกลุ่มประชากร</w:t>
      </w:r>
      <w:r w:rsidR="009C021A" w:rsidRPr="007236AD">
        <w:rPr>
          <w:rFonts w:ascii="TH SarabunPSK" w:hAnsi="TH SarabunPSK" w:cs="TH SarabunPSK"/>
          <w:sz w:val="32"/>
          <w:szCs w:val="32"/>
          <w:cs/>
        </w:rPr>
        <w:t>เสี่ยงบางกลุ่ม เช่น ผู้ติดเชื้อเอชไอวี กล</w:t>
      </w:r>
      <w:r w:rsidR="001634D5" w:rsidRPr="007236AD">
        <w:rPr>
          <w:rFonts w:ascii="TH SarabunPSK" w:hAnsi="TH SarabunPSK" w:cs="TH SarabunPSK"/>
          <w:sz w:val="32"/>
          <w:szCs w:val="32"/>
          <w:cs/>
        </w:rPr>
        <w:t>ุ่</w:t>
      </w:r>
      <w:r w:rsidR="009C021A" w:rsidRPr="007236AD">
        <w:rPr>
          <w:rFonts w:ascii="TH SarabunPSK" w:hAnsi="TH SarabunPSK" w:cs="TH SarabunPSK"/>
          <w:sz w:val="32"/>
          <w:szCs w:val="32"/>
          <w:cs/>
        </w:rPr>
        <w:t>มผู้ใช้ยาเสพติดด้วยวิธีการฉีด</w:t>
      </w:r>
      <w:r w:rsidR="009C021A" w:rsidRPr="007236AD">
        <w:rPr>
          <w:rFonts w:ascii="TH SarabunPSK" w:hAnsi="TH SarabunPSK" w:cs="TH SarabunPSK"/>
          <w:sz w:val="32"/>
          <w:szCs w:val="32"/>
        </w:rPr>
        <w:t xml:space="preserve"> </w:t>
      </w:r>
      <w:r w:rsidR="008D19EF" w:rsidRPr="007236AD">
        <w:rPr>
          <w:rFonts w:ascii="TH SarabunPSK" w:hAnsi="TH SarabunPSK" w:cs="TH SarabunPSK"/>
          <w:sz w:val="32"/>
          <w:szCs w:val="32"/>
          <w:cs/>
        </w:rPr>
        <w:t xml:space="preserve">เป็นต้น </w:t>
      </w:r>
      <w:r w:rsidR="00AA5D8E" w:rsidRPr="007236AD">
        <w:rPr>
          <w:rFonts w:ascii="TH SarabunPSK" w:hAnsi="TH SarabunPSK" w:cs="TH SarabunPSK"/>
          <w:sz w:val="32"/>
          <w:szCs w:val="32"/>
          <w:cs/>
        </w:rPr>
        <w:t>แต่</w:t>
      </w:r>
      <w:r w:rsidR="00C346E0" w:rsidRPr="007236AD">
        <w:rPr>
          <w:rFonts w:ascii="TH SarabunPSK" w:hAnsi="TH SarabunPSK" w:cs="TH SarabunPSK"/>
          <w:sz w:val="32"/>
          <w:szCs w:val="32"/>
          <w:cs/>
        </w:rPr>
        <w:t>ในทางปฏิบัติ</w:t>
      </w:r>
      <w:r w:rsidR="004A3B58" w:rsidRPr="007236AD">
        <w:rPr>
          <w:rFonts w:ascii="TH SarabunPSK" w:hAnsi="TH SarabunPSK" w:cs="TH SarabunPSK"/>
          <w:sz w:val="32"/>
          <w:szCs w:val="32"/>
          <w:cs/>
        </w:rPr>
        <w:t>มีความเป็นไปได</w:t>
      </w:r>
      <w:r w:rsidR="00DB09E1" w:rsidRPr="007236AD">
        <w:rPr>
          <w:rFonts w:ascii="TH SarabunPSK" w:hAnsi="TH SarabunPSK" w:cs="TH SarabunPSK"/>
          <w:sz w:val="32"/>
          <w:szCs w:val="32"/>
          <w:cs/>
        </w:rPr>
        <w:t>้</w:t>
      </w:r>
      <w:r w:rsidR="004A3B58" w:rsidRPr="007236AD">
        <w:rPr>
          <w:rFonts w:ascii="TH SarabunPSK" w:hAnsi="TH SarabunPSK" w:cs="TH SarabunPSK"/>
          <w:sz w:val="32"/>
          <w:szCs w:val="32"/>
          <w:cs/>
        </w:rPr>
        <w:t>ที่</w:t>
      </w:r>
      <w:r w:rsidR="007E0D0B" w:rsidRPr="007236AD">
        <w:rPr>
          <w:rFonts w:ascii="TH SarabunPSK" w:hAnsi="TH SarabunPSK" w:cs="TH SarabunPSK"/>
          <w:sz w:val="32"/>
          <w:szCs w:val="32"/>
          <w:cs/>
        </w:rPr>
        <w:t>กลุ่มประชากรเป้าหมายเหล่านั้นอาจไม่ทราบ</w:t>
      </w:r>
      <w:r w:rsidR="00AA5D8E" w:rsidRPr="007236AD">
        <w:rPr>
          <w:rFonts w:ascii="TH SarabunPSK" w:hAnsi="TH SarabunPSK" w:cs="TH SarabunPSK"/>
          <w:sz w:val="32"/>
          <w:szCs w:val="32"/>
          <w:cs/>
        </w:rPr>
        <w:t>สิทธิ</w:t>
      </w:r>
      <w:r w:rsidR="00705107" w:rsidRPr="007236AD">
        <w:rPr>
          <w:rFonts w:ascii="TH SarabunPSK" w:hAnsi="TH SarabunPSK" w:cs="TH SarabunPSK"/>
          <w:sz w:val="32"/>
          <w:szCs w:val="32"/>
          <w:cs/>
        </w:rPr>
        <w:t xml:space="preserve">ของตนเอง </w:t>
      </w:r>
      <w:r w:rsidR="008D19EF" w:rsidRPr="007236AD">
        <w:rPr>
          <w:rFonts w:ascii="TH SarabunPSK" w:hAnsi="TH SarabunPSK" w:cs="TH SarabunPSK"/>
          <w:sz w:val="32"/>
          <w:szCs w:val="32"/>
          <w:cs/>
        </w:rPr>
        <w:t>อีกทั้ง ยังมี</w:t>
      </w:r>
      <w:r w:rsidR="00C346E0" w:rsidRPr="007236AD">
        <w:rPr>
          <w:rFonts w:ascii="TH SarabunPSK" w:hAnsi="TH SarabunPSK" w:cs="TH SarabunPSK"/>
          <w:sz w:val="32"/>
          <w:szCs w:val="32"/>
          <w:cs/>
        </w:rPr>
        <w:t>ปัญหา</w:t>
      </w:r>
      <w:r w:rsidR="008D19EF" w:rsidRPr="007236AD">
        <w:rPr>
          <w:rFonts w:ascii="TH SarabunPSK" w:hAnsi="TH SarabunPSK" w:cs="TH SarabunPSK"/>
          <w:sz w:val="32"/>
          <w:szCs w:val="32"/>
          <w:cs/>
        </w:rPr>
        <w:t>ในเชิงปฏิบัติ</w:t>
      </w:r>
      <w:proofErr w:type="spellStart"/>
      <w:r w:rsidR="00DC2367" w:rsidRPr="007236AD">
        <w:rPr>
          <w:rFonts w:ascii="TH SarabunPSK" w:hAnsi="TH SarabunPSK" w:cs="TH SarabunPSK"/>
          <w:sz w:val="32"/>
          <w:szCs w:val="32"/>
          <w:cs/>
        </w:rPr>
        <w:t>อื่น</w:t>
      </w:r>
      <w:r w:rsidR="008D19EF" w:rsidRPr="007236AD">
        <w:rPr>
          <w:rFonts w:ascii="TH SarabunPSK" w:hAnsi="TH SarabunPSK" w:cs="TH SarabunPSK"/>
          <w:sz w:val="32"/>
          <w:szCs w:val="32"/>
          <w:cs/>
        </w:rPr>
        <w:t>ๆ</w:t>
      </w:r>
      <w:proofErr w:type="spellEnd"/>
      <w:r w:rsidR="00DC2367" w:rsidRPr="007236A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236AD">
        <w:rPr>
          <w:rFonts w:ascii="TH SarabunPSK" w:hAnsi="TH SarabunPSK" w:cs="TH SarabunPSK"/>
          <w:sz w:val="32"/>
          <w:szCs w:val="32"/>
          <w:cs/>
        </w:rPr>
        <w:t>ได้แก่</w:t>
      </w:r>
      <w:r w:rsidR="00C346E0" w:rsidRPr="007236AD">
        <w:rPr>
          <w:rFonts w:ascii="TH SarabunPSK" w:hAnsi="TH SarabunPSK" w:cs="TH SarabunPSK"/>
          <w:sz w:val="32"/>
          <w:szCs w:val="32"/>
          <w:cs/>
        </w:rPr>
        <w:t xml:space="preserve"> ความพอเพียงของจำนวนบุคลากรทางการแพทย์ ความพร้อมของระบบ</w:t>
      </w:r>
      <w:r w:rsidR="008D19EF" w:rsidRPr="007236AD">
        <w:rPr>
          <w:rFonts w:ascii="TH SarabunPSK" w:hAnsi="TH SarabunPSK" w:cs="TH SarabunPSK"/>
          <w:sz w:val="32"/>
          <w:szCs w:val="32"/>
          <w:cs/>
        </w:rPr>
        <w:t>ให้บริการการคัดกรอง</w:t>
      </w:r>
      <w:r w:rsidR="00C346E0" w:rsidRPr="007236AD">
        <w:rPr>
          <w:rFonts w:ascii="TH SarabunPSK" w:hAnsi="TH SarabunPSK" w:cs="TH SarabunPSK"/>
          <w:sz w:val="32"/>
          <w:szCs w:val="32"/>
          <w:cs/>
        </w:rPr>
        <w:t xml:space="preserve"> ซึ่งรวมถึง การลงทุนและความสามารถของห้องปฏิบัติการ การสร้างระบบเชื่อมโยงระหว่างโรงพยาบาลระดับ</w:t>
      </w:r>
      <w:proofErr w:type="spellStart"/>
      <w:r w:rsidR="00C346E0" w:rsidRPr="007236A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A677E3" w:rsidRPr="007236A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46E0" w:rsidRPr="007236AD">
        <w:rPr>
          <w:rFonts w:ascii="TH SarabunPSK" w:hAnsi="TH SarabunPSK" w:cs="TH SarabunPSK"/>
          <w:sz w:val="32"/>
          <w:szCs w:val="32"/>
          <w:cs/>
        </w:rPr>
        <w:t>ที่มีความแตกต่างกันไปในแต่ละ</w:t>
      </w:r>
      <w:r w:rsidR="00DC2367" w:rsidRPr="007236AD">
        <w:rPr>
          <w:rFonts w:ascii="TH SarabunPSK" w:hAnsi="TH SarabunPSK" w:cs="TH SarabunPSK"/>
          <w:sz w:val="32"/>
          <w:szCs w:val="32"/>
          <w:cs/>
        </w:rPr>
        <w:t>พื้นที่</w:t>
      </w:r>
      <w:r w:rsidR="00C346E0" w:rsidRPr="007236AD">
        <w:rPr>
          <w:rFonts w:ascii="TH SarabunPSK" w:hAnsi="TH SarabunPSK" w:cs="TH SarabunPSK"/>
          <w:sz w:val="32"/>
          <w:szCs w:val="32"/>
          <w:cs/>
        </w:rPr>
        <w:t xml:space="preserve"> การส่งต่อผู้ป่วยเพื่อ</w:t>
      </w:r>
      <w:r w:rsidR="00DC2367" w:rsidRPr="007236AD">
        <w:rPr>
          <w:rFonts w:ascii="TH SarabunPSK" w:hAnsi="TH SarabunPSK" w:cs="TH SarabunPSK"/>
          <w:sz w:val="32"/>
          <w:szCs w:val="32"/>
          <w:cs/>
        </w:rPr>
        <w:t>การตรวจยืนยันผลหรือ</w:t>
      </w:r>
      <w:r w:rsidR="00C346E0" w:rsidRPr="007236AD">
        <w:rPr>
          <w:rFonts w:ascii="TH SarabunPSK" w:hAnsi="TH SarabunPSK" w:cs="TH SarabunPSK"/>
          <w:sz w:val="32"/>
          <w:szCs w:val="32"/>
          <w:cs/>
        </w:rPr>
        <w:t xml:space="preserve">รับการรักษาโรค </w:t>
      </w:r>
      <w:r w:rsidR="00192F04">
        <w:rPr>
          <w:rFonts w:ascii="TH SarabunPSK" w:hAnsi="TH SarabunPSK" w:cs="TH SarabunPSK" w:hint="cs"/>
          <w:sz w:val="32"/>
          <w:szCs w:val="32"/>
          <w:cs/>
        </w:rPr>
        <w:t xml:space="preserve">ตลอดจน </w:t>
      </w:r>
      <w:r w:rsidR="00DC2367" w:rsidRPr="007236AD">
        <w:rPr>
          <w:rFonts w:ascii="TH SarabunPSK" w:hAnsi="TH SarabunPSK" w:cs="TH SarabunPSK"/>
          <w:sz w:val="32"/>
          <w:szCs w:val="32"/>
          <w:cs/>
        </w:rPr>
        <w:t>ความเชื่อมโยงของคู่มือแนวทางการ</w:t>
      </w:r>
      <w:r w:rsidR="008D61D1" w:rsidRPr="007236AD">
        <w:rPr>
          <w:rFonts w:ascii="TH SarabunPSK" w:hAnsi="TH SarabunPSK" w:cs="TH SarabunPSK"/>
          <w:sz w:val="32"/>
          <w:szCs w:val="32"/>
          <w:cs/>
        </w:rPr>
        <w:t>ตรวจและ</w:t>
      </w:r>
      <w:r w:rsidR="00DC2367" w:rsidRPr="007236AD">
        <w:rPr>
          <w:rFonts w:ascii="TH SarabunPSK" w:hAnsi="TH SarabunPSK" w:cs="TH SarabunPSK"/>
          <w:sz w:val="32"/>
          <w:szCs w:val="32"/>
          <w:cs/>
        </w:rPr>
        <w:t>รักษา</w:t>
      </w:r>
      <w:r w:rsidR="008D61D1" w:rsidRPr="007236AD">
        <w:rPr>
          <w:rFonts w:ascii="TH SarabunPSK" w:hAnsi="TH SarabunPSK" w:cs="TH SarabunPSK"/>
          <w:sz w:val="32"/>
          <w:szCs w:val="32"/>
          <w:cs/>
        </w:rPr>
        <w:t>โรค</w:t>
      </w:r>
      <w:r w:rsidR="00DC2367" w:rsidRPr="007236AD">
        <w:rPr>
          <w:rFonts w:ascii="TH SarabunPSK" w:hAnsi="TH SarabunPSK" w:cs="TH SarabunPSK"/>
          <w:sz w:val="32"/>
          <w:szCs w:val="32"/>
          <w:cs/>
        </w:rPr>
        <w:t>และการเบิกจ่ายที่ออกจากหน่วยงาน</w:t>
      </w:r>
      <w:proofErr w:type="spellStart"/>
      <w:r w:rsidR="00DC2367" w:rsidRPr="007236A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DC2367" w:rsidRPr="007236A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92F04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DC2367" w:rsidRPr="007236AD">
        <w:rPr>
          <w:rFonts w:ascii="TH SarabunPSK" w:hAnsi="TH SarabunPSK" w:cs="TH SarabunPSK"/>
          <w:sz w:val="32"/>
          <w:szCs w:val="32"/>
          <w:cs/>
        </w:rPr>
        <w:t>ไม่สอดคล้องกัน</w:t>
      </w:r>
      <w:r w:rsidR="008D61D1" w:rsidRPr="007236AD">
        <w:rPr>
          <w:rFonts w:ascii="TH SarabunPSK" w:hAnsi="TH SarabunPSK" w:cs="TH SarabunPSK"/>
          <w:sz w:val="32"/>
          <w:szCs w:val="32"/>
          <w:cs/>
        </w:rPr>
        <w:t>อีกด้วย</w:t>
      </w:r>
      <w:r w:rsidR="00C346E0" w:rsidRPr="007236A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3FFA644" w14:textId="59B0F340" w:rsidR="00EF4E4C" w:rsidRPr="00955B4D" w:rsidRDefault="003559F7" w:rsidP="007236AD">
      <w:pPr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F4E4C" w:rsidRPr="00955B4D">
        <w:rPr>
          <w:rFonts w:ascii="TH SarabunPSK" w:hAnsi="TH SarabunPSK" w:cs="TH SarabunPSK"/>
          <w:sz w:val="32"/>
          <w:szCs w:val="32"/>
          <w:cs/>
          <w:lang w:val="en-US"/>
        </w:rPr>
        <w:t>ทั้งนี้ ทีมวิจัยชี้แจงที่ประชุมเพิ่มเติมว่า ถึงแม้งานวิจัยนี้ไม่ได้มีเป้าหมายหลักในเชิงแก้ไขปัญหาเรื่อง การนำนโยบายไปปฏิบัติ แต่ข้อเสนอแนะ</w:t>
      </w:r>
      <w:proofErr w:type="spellStart"/>
      <w:r w:rsidR="00EF4E4C" w:rsidRPr="00955B4D">
        <w:rPr>
          <w:rFonts w:ascii="TH SarabunPSK" w:hAnsi="TH SarabunPSK" w:cs="TH SarabunPSK"/>
          <w:sz w:val="32"/>
          <w:szCs w:val="32"/>
          <w:cs/>
          <w:lang w:val="en-US"/>
        </w:rPr>
        <w:t>ต่างๆ</w:t>
      </w:r>
      <w:proofErr w:type="spellEnd"/>
      <w:r w:rsidR="00EF4E4C" w:rsidRPr="00955B4D">
        <w:rPr>
          <w:rFonts w:ascii="TH SarabunPSK" w:hAnsi="TH SarabunPSK" w:cs="TH SarabunPSK"/>
          <w:sz w:val="32"/>
          <w:szCs w:val="32"/>
          <w:cs/>
          <w:lang w:val="en-US"/>
        </w:rPr>
        <w:t xml:space="preserve"> จะเป็นประโยชน์แก่นักวิจัยในการออกแบบระเบียบวิธีวิจัยและจัดทำข้อมูลแสดงให้เห็นทางเลือก</w:t>
      </w:r>
      <w:proofErr w:type="spellStart"/>
      <w:r w:rsidR="00EF4E4C" w:rsidRPr="00955B4D">
        <w:rPr>
          <w:rFonts w:ascii="TH SarabunPSK" w:hAnsi="TH SarabunPSK" w:cs="TH SarabunPSK"/>
          <w:sz w:val="32"/>
          <w:szCs w:val="32"/>
          <w:cs/>
          <w:lang w:val="en-US"/>
        </w:rPr>
        <w:t>ต่างๆ</w:t>
      </w:r>
      <w:proofErr w:type="spellEnd"/>
      <w:r w:rsidR="00EF4E4C" w:rsidRPr="00955B4D">
        <w:rPr>
          <w:rFonts w:ascii="TH SarabunPSK" w:hAnsi="TH SarabunPSK" w:cs="TH SarabunPSK"/>
          <w:sz w:val="32"/>
          <w:szCs w:val="32"/>
          <w:cs/>
          <w:lang w:val="en-US"/>
        </w:rPr>
        <w:t xml:space="preserve"> และความเป็นไปได้ในเชิงนโยบายหรือทางปฏิบัติที่ชัดเจนขึ้น เช่น เพิ่มประเด็นเรื่องการคัดกรองโรคที่โรงพยาบาลชุมชนเป็นหนึ่งในทางเลือกในการวิเคราะห์ข้อมูล </w:t>
      </w:r>
    </w:p>
    <w:p w14:paraId="60B00D88" w14:textId="665D2DFB" w:rsidR="003559F7" w:rsidRDefault="008D61D1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>ผู้ร่วมประ</w:t>
      </w:r>
      <w:r w:rsidR="00DC2367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ชุมมีความคิดเห็นตรงกันว่า </w:t>
      </w:r>
      <w:r w:rsidR="00BA6398" w:rsidRPr="007967DE">
        <w:rPr>
          <w:rFonts w:ascii="TH SarabunPSK" w:hAnsi="TH SarabunPSK" w:cs="TH SarabunPSK" w:hint="cs"/>
          <w:sz w:val="32"/>
          <w:szCs w:val="32"/>
          <w:cs/>
          <w:lang w:val="en-US"/>
        </w:rPr>
        <w:t>ถึงแม้ว่าการคัดกรองและการรักษาโรคไวรัสตับอักเสบซีในประชากรเกือบทุกกลุ่มอายุ</w:t>
      </w:r>
      <w:r w:rsidR="00EF4E4C">
        <w:rPr>
          <w:rFonts w:ascii="TH SarabunPSK" w:hAnsi="TH SarabunPSK" w:cs="TH SarabunPSK" w:hint="cs"/>
          <w:sz w:val="32"/>
          <w:szCs w:val="32"/>
          <w:cs/>
          <w:lang w:val="en-US"/>
        </w:rPr>
        <w:t>จะ</w:t>
      </w:r>
      <w:r w:rsidR="00BA6398" w:rsidRPr="007967DE">
        <w:rPr>
          <w:rFonts w:ascii="TH SarabunPSK" w:hAnsi="TH SarabunPSK" w:cs="TH SarabunPSK" w:hint="cs"/>
          <w:sz w:val="32"/>
          <w:szCs w:val="32"/>
          <w:cs/>
          <w:lang w:val="en-US"/>
        </w:rPr>
        <w:t>มีความคุ้มค่า โดยให้ผลลัพธ์ทางสุขภาพที่ดีกว่าและประหยัดต้นทุนกว่าการไม่ให้การคัดกรองและรักษาโรค แต่รัฐบาลต้องลงทุนเงินจำนวนมาก ณ วันนี้ เพื่อผลลัพธ์ในอนาคต</w:t>
      </w:r>
      <w:r w:rsidR="00BA639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EF4E4C">
        <w:rPr>
          <w:rFonts w:ascii="TH SarabunPSK" w:hAnsi="TH SarabunPSK" w:cs="TH SarabunPSK" w:hint="cs"/>
          <w:sz w:val="32"/>
          <w:szCs w:val="32"/>
          <w:cs/>
          <w:lang w:val="en-US"/>
        </w:rPr>
        <w:t>ซึ่งเป็น</w:t>
      </w:r>
      <w:r w:rsidR="00EF4E4C" w:rsidRPr="00562D27">
        <w:rPr>
          <w:rFonts w:ascii="TH SarabunPSK" w:hAnsi="TH SarabunPSK" w:cs="TH SarabunPSK"/>
          <w:sz w:val="32"/>
          <w:szCs w:val="32"/>
          <w:cs/>
          <w:lang w:val="en-US"/>
        </w:rPr>
        <w:t xml:space="preserve">ภาระงบประมาณที่สูงมากแก่ระบบประกันสุขภาพ </w:t>
      </w:r>
      <w:r w:rsidR="00EF4E4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ดังนั้น </w:t>
      </w:r>
      <w:r w:rsidR="00DC2367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ณ </w:t>
      </w:r>
      <w:r w:rsidR="00EF4E4C">
        <w:rPr>
          <w:rFonts w:ascii="TH SarabunPSK" w:hAnsi="TH SarabunPSK" w:cs="TH SarabunPSK" w:hint="cs"/>
          <w:sz w:val="32"/>
          <w:szCs w:val="32"/>
          <w:cs/>
          <w:lang w:val="en-US"/>
        </w:rPr>
        <w:t>สถานการณ์</w:t>
      </w:r>
      <w:r w:rsidR="00DC2367" w:rsidRPr="007236AD">
        <w:rPr>
          <w:rFonts w:ascii="TH SarabunPSK" w:hAnsi="TH SarabunPSK" w:cs="TH SarabunPSK"/>
          <w:sz w:val="32"/>
          <w:szCs w:val="32"/>
          <w:cs/>
          <w:lang w:val="en-US"/>
        </w:rPr>
        <w:t>ปัจจุบัน</w:t>
      </w:r>
      <w:r w:rsidR="00EF4E4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DC2367" w:rsidRPr="007236AD">
        <w:rPr>
          <w:rFonts w:ascii="TH SarabunPSK" w:hAnsi="TH SarabunPSK" w:cs="TH SarabunPSK"/>
          <w:sz w:val="32"/>
          <w:szCs w:val="32"/>
          <w:cs/>
          <w:lang w:val="en-US"/>
        </w:rPr>
        <w:t>การคัดกรองโรคในกลุ่มประชากรทั้งหมดทั้งที่มีความเสี่ยงและไม่มีความเสี่ยงต่อการเกิดโรค (</w:t>
      </w:r>
      <w:r w:rsidR="00DC2367" w:rsidRPr="007236AD">
        <w:rPr>
          <w:rFonts w:ascii="TH SarabunPSK" w:hAnsi="TH SarabunPSK" w:cs="TH SarabunPSK"/>
          <w:sz w:val="32"/>
          <w:szCs w:val="32"/>
          <w:lang w:val="en-US"/>
        </w:rPr>
        <w:t>population-based screening)</w:t>
      </w:r>
      <w:r w:rsidR="00DC2367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อาจจะเป็นเป้าหมายที่ห่างไกล เนื่องจาก</w:t>
      </w:r>
      <w:ins w:id="2" w:author="Windows User" w:date="2018-09-21T17:42:00Z">
        <w:r w:rsidR="00FF0109">
          <w:rPr>
            <w:rFonts w:ascii="TH SarabunPSK" w:hAnsi="TH SarabunPSK" w:cs="TH SarabunPSK" w:hint="cs"/>
            <w:sz w:val="32"/>
            <w:szCs w:val="32"/>
            <w:cs/>
            <w:lang w:val="en-US"/>
          </w:rPr>
          <w:t>จะต้องใช้ทรัพยากรจำนวนมาก</w:t>
        </w:r>
      </w:ins>
      <w:r w:rsidR="00DC2367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3559F7">
        <w:rPr>
          <w:rFonts w:ascii="TH SarabunPSK" w:hAnsi="TH SarabunPSK" w:cs="TH SarabunPSK" w:hint="cs"/>
          <w:sz w:val="32"/>
          <w:szCs w:val="32"/>
          <w:cs/>
          <w:lang w:val="en-US"/>
        </w:rPr>
        <w:t>แต่หากในอนาคต จะ</w:t>
      </w:r>
      <w:r w:rsidR="009858EB">
        <w:rPr>
          <w:rFonts w:ascii="TH SarabunPSK" w:hAnsi="TH SarabunPSK" w:cs="TH SarabunPSK" w:hint="cs"/>
          <w:sz w:val="32"/>
          <w:szCs w:val="32"/>
          <w:cs/>
          <w:lang w:val="en-US"/>
        </w:rPr>
        <w:t>สามารถ</w:t>
      </w:r>
      <w:r w:rsidR="00705107" w:rsidRPr="007236AD">
        <w:rPr>
          <w:rFonts w:ascii="TH SarabunPSK" w:hAnsi="TH SarabunPSK" w:cs="TH SarabunPSK"/>
          <w:sz w:val="32"/>
          <w:szCs w:val="32"/>
          <w:cs/>
          <w:lang w:val="en-US"/>
        </w:rPr>
        <w:t>ขยายสิทธิประโยชน์</w:t>
      </w:r>
      <w:r w:rsidR="009858EB">
        <w:rPr>
          <w:rFonts w:ascii="TH SarabunPSK" w:hAnsi="TH SarabunPSK" w:cs="TH SarabunPSK" w:hint="cs"/>
          <w:sz w:val="32"/>
          <w:szCs w:val="32"/>
          <w:cs/>
          <w:lang w:val="en-US"/>
        </w:rPr>
        <w:t>เรื่องการคัดกรองโรค</w:t>
      </w:r>
      <w:r w:rsidR="00705107" w:rsidRPr="007236AD">
        <w:rPr>
          <w:rFonts w:ascii="TH SarabunPSK" w:hAnsi="TH SarabunPSK" w:cs="TH SarabunPSK"/>
          <w:sz w:val="32"/>
          <w:szCs w:val="32"/>
          <w:cs/>
          <w:lang w:val="en-US"/>
        </w:rPr>
        <w:t>ไปยังกลุ่มประชากร</w:t>
      </w:r>
      <w:proofErr w:type="spellStart"/>
      <w:r w:rsidR="00AF6958" w:rsidRPr="007236AD">
        <w:rPr>
          <w:rFonts w:ascii="TH SarabunPSK" w:hAnsi="TH SarabunPSK" w:cs="TH SarabunPSK"/>
          <w:sz w:val="32"/>
          <w:szCs w:val="32"/>
          <w:cs/>
          <w:lang w:val="en-US"/>
        </w:rPr>
        <w:t>อื่นๆ</w:t>
      </w:r>
      <w:proofErr w:type="spellEnd"/>
      <w:r w:rsidR="00AF6958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9858EB">
        <w:rPr>
          <w:rFonts w:ascii="TH SarabunPSK" w:hAnsi="TH SarabunPSK" w:cs="TH SarabunPSK" w:hint="cs"/>
          <w:sz w:val="32"/>
          <w:szCs w:val="32"/>
          <w:cs/>
          <w:lang w:val="en-US"/>
        </w:rPr>
        <w:t>ได้ ที่ประชุมเสนอให้ขยายสิทธิ</w:t>
      </w:r>
      <w:ins w:id="3" w:author="Windows User" w:date="2018-09-21T17:43:00Z">
        <w:r w:rsidR="00FF0109">
          <w:rPr>
            <w:rFonts w:ascii="TH SarabunPSK" w:hAnsi="TH SarabunPSK" w:cs="TH SarabunPSK" w:hint="cs"/>
            <w:sz w:val="32"/>
            <w:szCs w:val="32"/>
            <w:cs/>
            <w:lang w:val="en-US"/>
          </w:rPr>
          <w:t>เพิ่มเติมแก่ผู้มีความเสี่ยง</w:t>
        </w:r>
      </w:ins>
      <w:ins w:id="4" w:author="Windows User" w:date="2018-09-21T17:44:00Z">
        <w:r w:rsidR="00FF0109">
          <w:rPr>
            <w:rFonts w:ascii="TH SarabunPSK" w:hAnsi="TH SarabunPSK" w:cs="TH SarabunPSK" w:hint="cs"/>
            <w:sz w:val="32"/>
            <w:szCs w:val="32"/>
            <w:cs/>
            <w:lang w:val="en-US"/>
          </w:rPr>
          <w:t xml:space="preserve"> ได้</w:t>
        </w:r>
      </w:ins>
      <w:r w:rsidR="009858EB">
        <w:rPr>
          <w:rFonts w:ascii="TH SarabunPSK" w:hAnsi="TH SarabunPSK" w:cs="TH SarabunPSK" w:hint="cs"/>
          <w:sz w:val="32"/>
          <w:szCs w:val="32"/>
          <w:cs/>
          <w:lang w:val="en-US"/>
        </w:rPr>
        <w:t>แก่</w:t>
      </w:r>
      <w:r w:rsidR="00AF6958" w:rsidRPr="007236AD">
        <w:rPr>
          <w:rFonts w:ascii="TH SarabunPSK" w:hAnsi="TH SarabunPSK" w:cs="TH SarabunPSK"/>
          <w:sz w:val="32"/>
          <w:szCs w:val="32"/>
          <w:cs/>
          <w:lang w:val="en-US"/>
        </w:rPr>
        <w:t>กลุ่มผู้ที่เคยได้รับเลือด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แล</w:t>
      </w:r>
      <w:r w:rsidR="009858EB">
        <w:rPr>
          <w:rFonts w:ascii="TH SarabunPSK" w:hAnsi="TH SarabunPSK" w:cs="TH SarabunPSK" w:hint="cs"/>
          <w:sz w:val="32"/>
          <w:szCs w:val="32"/>
          <w:cs/>
          <w:lang w:val="en-US"/>
        </w:rPr>
        <w:t>ะ</w:t>
      </w:r>
      <w:r w:rsidR="009858EB" w:rsidRPr="009858EB">
        <w:rPr>
          <w:rFonts w:ascii="TH SarabunPSK" w:hAnsi="TH SarabunPSK" w:cs="TH SarabunPSK"/>
          <w:sz w:val="32"/>
          <w:szCs w:val="32"/>
          <w:cs/>
          <w:lang w:val="en-US"/>
        </w:rPr>
        <w:t xml:space="preserve">กลุ่มที่ไปรับยากับหมอพื้นบ้าน </w:t>
      </w:r>
    </w:p>
    <w:p w14:paraId="7484BD52" w14:textId="1D8CD51A" w:rsidR="00197965" w:rsidRPr="00E44634" w:rsidRDefault="00C57C43" w:rsidP="007236AD">
      <w:pPr>
        <w:spacing w:after="0"/>
        <w:ind w:firstLine="720"/>
        <w:jc w:val="thaiDistribute"/>
        <w:rPr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นอกจากนี้ ที่ประชุมมีความเห็นว่า </w:t>
      </w:r>
      <w:r w:rsidR="008D61D1" w:rsidRPr="007236AD">
        <w:rPr>
          <w:rFonts w:ascii="TH SarabunPSK" w:hAnsi="TH SarabunPSK" w:cs="TH SarabunPSK"/>
          <w:sz w:val="32"/>
          <w:szCs w:val="32"/>
          <w:cs/>
          <w:lang w:val="en-US"/>
        </w:rPr>
        <w:t>หากมีนโยบายการคัดกรองและ</w:t>
      </w:r>
      <w:r w:rsidR="00381839">
        <w:rPr>
          <w:rFonts w:ascii="TH SarabunPSK" w:hAnsi="TH SarabunPSK" w:cs="TH SarabunPSK" w:hint="cs"/>
          <w:sz w:val="32"/>
          <w:szCs w:val="32"/>
          <w:cs/>
          <w:lang w:val="en-US"/>
        </w:rPr>
        <w:t>ตรวจ</w:t>
      </w:r>
      <w:r w:rsidR="008D61D1" w:rsidRPr="007236AD">
        <w:rPr>
          <w:rFonts w:ascii="TH SarabunPSK" w:hAnsi="TH SarabunPSK" w:cs="TH SarabunPSK"/>
          <w:sz w:val="32"/>
          <w:szCs w:val="32"/>
          <w:cs/>
          <w:lang w:val="en-US"/>
        </w:rPr>
        <w:t>ยืนยันโรคที่สามารถทำได้ในโรงพยาบาลชุมชน จะเป็นประโยชน์ในการเพิ่มการเข้าถึงบริการคัดกรองโรคของประชาชนทุ</w:t>
      </w:r>
      <w:r w:rsidR="006935CE">
        <w:rPr>
          <w:rFonts w:ascii="TH SarabunPSK" w:hAnsi="TH SarabunPSK" w:cs="TH SarabunPSK" w:hint="cs"/>
          <w:sz w:val="32"/>
          <w:szCs w:val="32"/>
          <w:cs/>
          <w:lang w:val="en-US"/>
        </w:rPr>
        <w:t>ก</w:t>
      </w:r>
      <w:r w:rsidR="008D61D1" w:rsidRPr="007236AD">
        <w:rPr>
          <w:rFonts w:ascii="TH SarabunPSK" w:hAnsi="TH SarabunPSK" w:cs="TH SarabunPSK"/>
          <w:sz w:val="32"/>
          <w:szCs w:val="32"/>
          <w:cs/>
          <w:lang w:val="en-US"/>
        </w:rPr>
        <w:t>กลุ่ม</w:t>
      </w:r>
      <w:r w:rsidR="003818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อย่างไรก็ตาม อาจมีข้อจำกัด</w:t>
      </w:r>
      <w:r w:rsidR="006935CE">
        <w:rPr>
          <w:rFonts w:ascii="TH SarabunPSK" w:hAnsi="TH SarabunPSK" w:cs="TH SarabunPSK" w:hint="cs"/>
          <w:sz w:val="32"/>
          <w:szCs w:val="32"/>
          <w:cs/>
          <w:lang w:val="en-US"/>
        </w:rPr>
        <w:t>เรื่องการรักษาผู้ป่วยไวรัสตับอักเสบซี เนื่องจากต้องอาศัยแพทย์เชี่ยวชาญเฉพาะทาง</w:t>
      </w:r>
      <w:r w:rsidR="00B95663">
        <w:rPr>
          <w:rFonts w:ascii="TH SarabunPSK" w:hAnsi="TH SarabunPSK" w:cs="TH SarabunPSK" w:hint="cs"/>
          <w:sz w:val="32"/>
          <w:szCs w:val="32"/>
          <w:cs/>
          <w:lang w:val="en-US"/>
        </w:rPr>
        <w:t>ที่โรงพยาบาลระดับจังหวัดขึ้นไป</w:t>
      </w:r>
    </w:p>
    <w:p w14:paraId="4ACF68EC" w14:textId="3F82DAA4" w:rsidR="00992B7B" w:rsidRPr="007236AD" w:rsidRDefault="00992B7B" w:rsidP="007236A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ที่ประชุมมีมติ เสนอทางเลือกในการคัดกรองโรค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โดยเปรียบเทียบวิธีการคัดกรองโรคตามมาตรฐานในปัจจุบัน ได้แก่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2A6CF6">
        <w:rPr>
          <w:rFonts w:ascii="TH SarabunPSK" w:hAnsi="TH SarabunPSK" w:cs="TH SarabunPSK" w:hint="cs"/>
          <w:sz w:val="32"/>
          <w:szCs w:val="32"/>
          <w:cs/>
          <w:lang w:val="en-US"/>
        </w:rPr>
        <w:t>การ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ตรวจหาแอนตี้บอดี้ของไวรัสตับอักเสบซี (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>antibody HCV)</w:t>
      </w:r>
      <w:r w:rsidR="00D50A11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B3010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จากนั้น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ตรวจหาปริมาณอาร์เอนเอของไวรัส (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>HCV RNA)</w:t>
      </w:r>
      <w:r w:rsidR="00D50A11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B30108">
        <w:rPr>
          <w:rFonts w:ascii="TH SarabunPSK" w:hAnsi="TH SarabunPSK" w:cs="TH SarabunPSK" w:hint="cs"/>
          <w:sz w:val="32"/>
          <w:szCs w:val="32"/>
          <w:cs/>
          <w:lang w:val="en-US"/>
        </w:rPr>
        <w:t>และ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ตรวจ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Genotype </w:t>
      </w:r>
      <w:r w:rsidR="00B30108">
        <w:rPr>
          <w:rFonts w:ascii="TH SarabunPSK" w:hAnsi="TH SarabunPSK" w:cs="TH SarabunPSK" w:hint="cs"/>
          <w:sz w:val="32"/>
          <w:szCs w:val="32"/>
          <w:cs/>
          <w:lang w:val="en-US"/>
        </w:rPr>
        <w:t>และ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การตรวจหาภาวะพังผืดในเนื้อตับ (</w:t>
      </w:r>
      <w:proofErr w:type="spellStart"/>
      <w:r w:rsidRPr="007236AD">
        <w:rPr>
          <w:rFonts w:ascii="TH SarabunPSK" w:hAnsi="TH SarabunPSK" w:cs="TH SarabunPSK"/>
          <w:sz w:val="32"/>
          <w:szCs w:val="32"/>
          <w:lang w:val="en-US"/>
        </w:rPr>
        <w:t>Fibroscan</w:t>
      </w:r>
      <w:proofErr w:type="spellEnd"/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) </w:t>
      </w:r>
      <w:r w:rsidR="00B3010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ตามลำดับ </w:t>
      </w:r>
      <w:r w:rsidR="00EB53C1">
        <w:rPr>
          <w:rFonts w:ascii="TH SarabunPSK" w:hAnsi="TH SarabunPSK" w:cs="TH SarabunPSK" w:hint="cs"/>
          <w:sz w:val="32"/>
          <w:szCs w:val="32"/>
          <w:cs/>
          <w:lang w:val="en-US"/>
        </w:rPr>
        <w:t>โดยการตรวจตามมาตราฐานจะมีข้อจำกัดในการส่งตรวจ</w:t>
      </w:r>
      <w:r w:rsidR="00EB53C1" w:rsidRPr="00CA284D">
        <w:rPr>
          <w:rFonts w:ascii="TH SarabunPSK" w:hAnsi="TH SarabunPSK" w:cs="TH SarabunPSK"/>
          <w:sz w:val="32"/>
          <w:szCs w:val="32"/>
          <w:cs/>
          <w:lang w:val="en-US"/>
        </w:rPr>
        <w:t>ปริมาณอาร์เอนเอ</w:t>
      </w:r>
      <w:r w:rsidR="00EB53C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หรือ </w:t>
      </w:r>
      <w:r w:rsidR="00EB53C1">
        <w:rPr>
          <w:rFonts w:ascii="TH SarabunPSK" w:hAnsi="TH SarabunPSK" w:cs="TH SarabunPSK"/>
          <w:sz w:val="32"/>
          <w:szCs w:val="32"/>
          <w:lang w:val="en-US"/>
        </w:rPr>
        <w:t xml:space="preserve">genotype </w:t>
      </w:r>
      <w:r w:rsidR="00EB53C1">
        <w:rPr>
          <w:rFonts w:ascii="TH SarabunPSK" w:hAnsi="TH SarabunPSK" w:cs="TH SarabunPSK" w:hint="cs"/>
          <w:sz w:val="32"/>
          <w:szCs w:val="32"/>
          <w:cs/>
          <w:lang w:val="en-US"/>
        </w:rPr>
        <w:t>และ</w:t>
      </w:r>
      <w:r w:rsidR="00EB53C1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EB53C1" w:rsidRPr="00CA284D">
        <w:rPr>
          <w:rFonts w:ascii="TH SarabunPSK" w:hAnsi="TH SarabunPSK" w:cs="TH SarabunPSK"/>
          <w:sz w:val="32"/>
          <w:szCs w:val="32"/>
          <w:cs/>
          <w:lang w:val="en-US"/>
        </w:rPr>
        <w:t>ภาวะพังผืดในเนื้อตับ</w:t>
      </w:r>
      <w:r w:rsidR="00EB53C1">
        <w:rPr>
          <w:rFonts w:ascii="TH SarabunPSK" w:hAnsi="TH SarabunPSK" w:cs="TH SarabunPSK" w:hint="cs"/>
          <w:sz w:val="32"/>
          <w:szCs w:val="32"/>
          <w:cs/>
          <w:lang w:val="en-US"/>
        </w:rPr>
        <w:t>ที่อาจจะทำไม่ได้ในโรงพยาบาลชุมชน</w:t>
      </w:r>
      <w:r w:rsidR="00EB53C1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EB53C1">
        <w:rPr>
          <w:rFonts w:ascii="TH SarabunPSK" w:hAnsi="TH SarabunPSK" w:cs="TH SarabunPSK" w:hint="cs"/>
          <w:sz w:val="32"/>
          <w:szCs w:val="32"/>
          <w:cs/>
          <w:lang w:val="en-US"/>
        </w:rPr>
        <w:t>ส่งผลต่อประสิทธิภาพการคัดกรอง</w:t>
      </w:r>
      <w:r w:rsidR="007236AD">
        <w:rPr>
          <w:rFonts w:ascii="TH SarabunPSK" w:hAnsi="TH SarabunPSK" w:cs="TH SarabunPSK" w:hint="cs"/>
          <w:sz w:val="32"/>
          <w:szCs w:val="32"/>
          <w:cs/>
          <w:lang w:val="en-US"/>
        </w:rPr>
        <w:t>และต้นทุน</w:t>
      </w:r>
      <w:r w:rsidR="00EB53C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DF6216" w:rsidRPr="007236AD">
        <w:rPr>
          <w:rFonts w:ascii="TH SarabunPSK" w:hAnsi="TH SarabunPSK" w:cs="TH SarabunPSK"/>
          <w:sz w:val="32"/>
          <w:szCs w:val="32"/>
          <w:cs/>
          <w:lang w:val="en-US"/>
        </w:rPr>
        <w:t>นโยบายทางเลือก</w:t>
      </w:r>
      <w:r w:rsidR="007236AD">
        <w:rPr>
          <w:rFonts w:ascii="TH SarabunPSK" w:hAnsi="TH SarabunPSK" w:cs="TH SarabunPSK" w:hint="cs"/>
          <w:sz w:val="32"/>
          <w:szCs w:val="32"/>
          <w:cs/>
          <w:lang w:val="en-US"/>
        </w:rPr>
        <w:t>ที่นำเสนอมี</w:t>
      </w:r>
      <w:r w:rsidR="00D50A11" w:rsidRPr="007236AD">
        <w:rPr>
          <w:rFonts w:ascii="TH SarabunPSK" w:hAnsi="TH SarabunPSK" w:cs="TH SarabunPSK"/>
          <w:sz w:val="32"/>
          <w:szCs w:val="32"/>
          <w:cs/>
          <w:lang w:val="en-US"/>
        </w:rPr>
        <w:t>ดังต่อไปนี้</w:t>
      </w:r>
    </w:p>
    <w:p w14:paraId="029F0AD7" w14:textId="77777777" w:rsidR="00D50A11" w:rsidRPr="007236AD" w:rsidRDefault="00D50A11" w:rsidP="00521D50">
      <w:pPr>
        <w:pStyle w:val="ListParagraph"/>
        <w:numPr>
          <w:ilvl w:val="0"/>
          <w:numId w:val="6"/>
        </w:numPr>
        <w:tabs>
          <w:tab w:val="left" w:pos="900"/>
        </w:tabs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lang w:val="en-US"/>
        </w:rPr>
        <w:t>Antibody HCV -</w:t>
      </w:r>
      <w:r w:rsidR="00992B7B" w:rsidRPr="007236AD">
        <w:rPr>
          <w:rFonts w:ascii="TH SarabunPSK" w:hAnsi="TH SarabunPSK" w:cs="TH SarabunPSK"/>
          <w:sz w:val="32"/>
          <w:szCs w:val="32"/>
          <w:lang w:val="en-US"/>
        </w:rPr>
        <w:t xml:space="preserve">&gt;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ตรวจหาแอนติเจน (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HCV core antigen) </w:t>
      </w:r>
      <w:r w:rsidR="00992B7B" w:rsidRPr="007236AD">
        <w:rPr>
          <w:rFonts w:ascii="TH SarabunPSK" w:hAnsi="TH SarabunPSK" w:cs="TH SarabunPSK"/>
          <w:sz w:val="32"/>
          <w:szCs w:val="32"/>
          <w:lang w:val="en-US"/>
        </w:rPr>
        <w:t xml:space="preserve">-&gt;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ตรวจเลือดการทำงานของตับและคำนวณค่า </w:t>
      </w:r>
      <w:r w:rsidR="00992B7B" w:rsidRPr="007236AD">
        <w:rPr>
          <w:rFonts w:ascii="TH SarabunPSK" w:hAnsi="TH SarabunPSK" w:cs="TH SarabunPSK"/>
          <w:sz w:val="32"/>
          <w:szCs w:val="32"/>
          <w:lang w:val="en-US"/>
        </w:rPr>
        <w:t xml:space="preserve">APRI </w:t>
      </w:r>
    </w:p>
    <w:p w14:paraId="657BE0FA" w14:textId="77777777" w:rsidR="00D50A11" w:rsidRPr="007236AD" w:rsidRDefault="00D50A11" w:rsidP="00521D50">
      <w:pPr>
        <w:pStyle w:val="ListParagraph"/>
        <w:numPr>
          <w:ilvl w:val="0"/>
          <w:numId w:val="6"/>
        </w:numPr>
        <w:tabs>
          <w:tab w:val="left" w:pos="900"/>
        </w:tabs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Antibody HCV </w:t>
      </w:r>
      <w:r w:rsidR="00992B7B" w:rsidRPr="007236AD">
        <w:rPr>
          <w:rFonts w:ascii="TH SarabunPSK" w:hAnsi="TH SarabunPSK" w:cs="TH SarabunPSK"/>
          <w:sz w:val="32"/>
          <w:szCs w:val="32"/>
          <w:lang w:val="en-US"/>
        </w:rPr>
        <w:t xml:space="preserve">-&gt;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ตรวจหาปริมาณอาร์เอนเอของไวรัส แบบรวดเร็ว (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>Rapid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>HCV RNA test)</w:t>
      </w:r>
      <w:r w:rsidR="00992B7B" w:rsidRPr="007236AD">
        <w:rPr>
          <w:rFonts w:ascii="TH SarabunPSK" w:hAnsi="TH SarabunPSK" w:cs="TH SarabunPSK"/>
          <w:sz w:val="32"/>
          <w:szCs w:val="32"/>
          <w:lang w:val="en-US"/>
        </w:rPr>
        <w:t xml:space="preserve"> -&gt;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ตรวจเลือดการทำงานของตับและคำนวณค่า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>APRI</w:t>
      </w:r>
    </w:p>
    <w:p w14:paraId="5A7BA971" w14:textId="1EEC56D1" w:rsidR="00992B7B" w:rsidRPr="007236AD" w:rsidRDefault="00D50A11" w:rsidP="00521D50">
      <w:pPr>
        <w:pStyle w:val="ListParagraph"/>
        <w:numPr>
          <w:ilvl w:val="0"/>
          <w:numId w:val="6"/>
        </w:numPr>
        <w:tabs>
          <w:tab w:val="left" w:pos="900"/>
        </w:tabs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lang w:val="en-US"/>
        </w:rPr>
        <w:t>Rapid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HCV RNA test </w:t>
      </w:r>
      <w:r w:rsidR="00992B7B" w:rsidRPr="007236AD">
        <w:rPr>
          <w:rFonts w:ascii="TH SarabunPSK" w:hAnsi="TH SarabunPSK" w:cs="TH SarabunPSK"/>
          <w:sz w:val="32"/>
          <w:szCs w:val="32"/>
          <w:lang w:val="en-US"/>
        </w:rPr>
        <w:t xml:space="preserve">-&gt;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ตรวจเลือดการทำงานของตับและคำนวณค่า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>APRI</w:t>
      </w:r>
    </w:p>
    <w:p w14:paraId="6BCB4007" w14:textId="06B1887C" w:rsidR="007437FA" w:rsidRPr="007236AD" w:rsidRDefault="007437FA" w:rsidP="00D01483">
      <w:pPr>
        <w:tabs>
          <w:tab w:val="left" w:pos="900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สำหรับกลุ่มประชากรที่จะคัดกรอง ได้แก่</w:t>
      </w:r>
    </w:p>
    <w:p w14:paraId="00C3177C" w14:textId="77777777" w:rsidR="00D01483" w:rsidRPr="007236AD" w:rsidRDefault="007437FA" w:rsidP="00D01483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การคัดกรองโรคในกลุ่มประชากรอายุ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 40-50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ปี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>, 50-60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ปี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และ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>40-60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ปี หากมีข้อมูลความชุกของโรคในกลุ่มประชาก</w:t>
      </w:r>
      <w:r w:rsidR="00D01483" w:rsidRPr="007236AD">
        <w:rPr>
          <w:rFonts w:ascii="TH SarabunPSK" w:hAnsi="TH SarabunPSK" w:cs="TH SarabunPSK"/>
          <w:sz w:val="32"/>
          <w:szCs w:val="32"/>
          <w:cs/>
          <w:lang w:val="en-US"/>
        </w:rPr>
        <w:t>ร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ดังกล่าว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  </w:t>
      </w:r>
    </w:p>
    <w:p w14:paraId="2E1681F9" w14:textId="2173817F" w:rsidR="005B2FEC" w:rsidRPr="007236AD" w:rsidRDefault="005B2FEC" w:rsidP="005B2FEC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>การคัดกรองโรคใน</w:t>
      </w:r>
      <w:r w:rsidR="00D01483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ประชากรกลุ่มเสี่ยง </w:t>
      </w:r>
      <w:r w:rsidR="007437FA" w:rsidRPr="007236AD">
        <w:rPr>
          <w:rFonts w:ascii="TH SarabunPSK" w:hAnsi="TH SarabunPSK" w:cs="TH SarabunPSK"/>
          <w:sz w:val="32"/>
          <w:szCs w:val="32"/>
          <w:cs/>
          <w:lang w:val="en-US"/>
        </w:rPr>
        <w:t>เพื่อลดการแพร่กระจาย</w:t>
      </w:r>
      <w:r w:rsidR="00D01483" w:rsidRPr="007236AD">
        <w:rPr>
          <w:rFonts w:ascii="TH SarabunPSK" w:hAnsi="TH SarabunPSK" w:cs="TH SarabunPSK"/>
          <w:sz w:val="32"/>
          <w:szCs w:val="32"/>
          <w:cs/>
          <w:lang w:val="en-US"/>
        </w:rPr>
        <w:t>ของโรค</w:t>
      </w:r>
      <w:r w:rsidR="007437FA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ได้แก่</w:t>
      </w:r>
      <w:r w:rsidR="00D01483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ผู้ติดเชื้อเอชไอวี ซึ่งอาจแบ่งเป็นรายกลุ่มหากมีข้อมูลความชุกของโรคในกลุ่ม เช่น ผู้ใช้ยาเสพติดด้วยวิธีการฉีด</w:t>
      </w:r>
      <w:r w:rsidR="00D01483" w:rsidRPr="007236AD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BF22AE">
        <w:rPr>
          <w:rFonts w:ascii="TH SarabunPSK" w:hAnsi="TH SarabunPSK" w:cs="TH SarabunPSK" w:hint="cs"/>
          <w:sz w:val="32"/>
          <w:szCs w:val="32"/>
          <w:cs/>
          <w:lang w:val="en-US"/>
        </w:rPr>
        <w:t>กลุ่ม</w:t>
      </w:r>
      <w:r w:rsidR="00D01483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ชายรักชาย </w:t>
      </w:r>
      <w:r w:rsidR="00C405F5" w:rsidRPr="007236AD">
        <w:rPr>
          <w:rFonts w:ascii="TH SarabunPSK" w:hAnsi="TH SarabunPSK" w:cs="TH SarabunPSK"/>
          <w:sz w:val="32"/>
          <w:szCs w:val="32"/>
          <w:cs/>
          <w:lang w:val="en-US"/>
        </w:rPr>
        <w:t>ผู้ที่เคยได้รับเลือด และผู้ต้องขัง เป็นต้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น</w:t>
      </w:r>
      <w:r w:rsidR="00DF6216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BF22AE">
        <w:rPr>
          <w:rFonts w:ascii="TH SarabunPSK" w:hAnsi="TH SarabunPSK" w:cs="TH SarabunPSK" w:hint="cs"/>
          <w:sz w:val="32"/>
          <w:szCs w:val="32"/>
          <w:cs/>
          <w:lang w:val="en-US"/>
        </w:rPr>
        <w:t>ทั้งนี้ ขึ้นกับ</w:t>
      </w:r>
      <w:r w:rsidR="00CE7702">
        <w:rPr>
          <w:rFonts w:ascii="TH SarabunPSK" w:hAnsi="TH SarabunPSK" w:cs="TH SarabunPSK" w:hint="cs"/>
          <w:sz w:val="32"/>
          <w:szCs w:val="32"/>
          <w:cs/>
          <w:lang w:val="en-US"/>
        </w:rPr>
        <w:t>ว่ามี</w:t>
      </w:r>
      <w:r w:rsidR="00DF6216" w:rsidRPr="007236AD">
        <w:rPr>
          <w:rFonts w:ascii="TH SarabunPSK" w:hAnsi="TH SarabunPSK" w:cs="TH SarabunPSK"/>
          <w:sz w:val="32"/>
          <w:szCs w:val="32"/>
          <w:cs/>
          <w:lang w:val="en-US"/>
        </w:rPr>
        <w:t>ข้อมูลประชากรพื้นฐาน</w:t>
      </w:r>
      <w:r w:rsidR="00CE7702">
        <w:rPr>
          <w:rFonts w:ascii="TH SarabunPSK" w:hAnsi="TH SarabunPSK" w:cs="TH SarabunPSK" w:hint="cs"/>
          <w:sz w:val="32"/>
          <w:szCs w:val="32"/>
          <w:cs/>
          <w:lang w:val="en-US"/>
        </w:rPr>
        <w:t>หรือไม่</w:t>
      </w:r>
    </w:p>
    <w:p w14:paraId="298070A9" w14:textId="2C41268C" w:rsidR="007437FA" w:rsidRPr="007236AD" w:rsidRDefault="005B2FEC" w:rsidP="005B2FEC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การคัดกรองในประชากรกลุ่มเสี่ยงที่มีอายุ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>40-50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ปี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>, 50-60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ปี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และ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>40-60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ปี</w:t>
      </w:r>
    </w:p>
    <w:p w14:paraId="5A708ADF" w14:textId="793FD851" w:rsidR="00685A59" w:rsidRPr="007236AD" w:rsidRDefault="00E7756B" w:rsidP="00685A59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โดย</w:t>
      </w:r>
      <w:r w:rsidR="00685A59" w:rsidRPr="007236AD">
        <w:rPr>
          <w:rFonts w:ascii="TH SarabunPSK" w:hAnsi="TH SarabunPSK" w:cs="TH SarabunPSK"/>
          <w:sz w:val="32"/>
          <w:szCs w:val="32"/>
          <w:cs/>
          <w:lang w:val="en-US"/>
        </w:rPr>
        <w:t>ความถี่ในการคัดกรอง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ทางทีม</w:t>
      </w:r>
      <w:r w:rsidR="00685A59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จะวิเคราะห์ข้อมูลในกรณีให้การคัดกรองและรักษาครั้งเดียวในชีวิต </w:t>
      </w:r>
    </w:p>
    <w:p w14:paraId="72F13D00" w14:textId="2CF17726" w:rsidR="00992333" w:rsidRDefault="00992333" w:rsidP="00992333">
      <w:pPr>
        <w:pStyle w:val="ListParagraph"/>
        <w:spacing w:before="240" w:after="0"/>
        <w:ind w:left="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7236AD">
        <w:rPr>
          <w:rFonts w:ascii="TH SarabunPSK" w:hAnsi="TH SarabunPSK" w:cs="TH SarabunPSK"/>
          <w:b/>
          <w:bCs/>
          <w:sz w:val="32"/>
          <w:szCs w:val="32"/>
          <w:cs/>
        </w:rPr>
        <w:t>แบบจำลองเชิงคณิตศาสตร์และเศรษฐศาสตร์สาธารณสุข</w:t>
      </w:r>
    </w:p>
    <w:p w14:paraId="6BBCF16A" w14:textId="27993D52" w:rsidR="00CE7702" w:rsidRPr="007236AD" w:rsidRDefault="00CE7702" w:rsidP="007236AD">
      <w:pPr>
        <w:pStyle w:val="ListParagraph"/>
        <w:spacing w:before="240" w:after="0"/>
        <w:ind w:left="0" w:firstLine="720"/>
        <w:contextualSpacing w:val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สถานการณ์โรคไวรัสตับอักเสบซีในประเทศไทยมีการเปลี่ยนแปลงที่เร็วมาก โดยเฉพาะเรื่องของราคายา ส่งผลให้ต้นทุนของนโยบาย</w:t>
      </w:r>
      <w:proofErr w:type="spellStart"/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ต่างๆ</w:t>
      </w:r>
      <w:proofErr w:type="spellEnd"/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ที่นำเสนอมีการเปลี่ยนแปลง ดังนั้น การสร้างแบบจำลองที่เหมาะสมจะช่วยให้มีข้อมูลที่แม่นยำและสอดคล้องกับสถานการณ์ปัจจุบันมากที่สุด</w:t>
      </w:r>
      <w:r w:rsidR="00714E7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โดยที่ประชุมมีข้อเสนอแนะต่อการวิเคราะห์โดยใช้แบบจำลอง ดังนี้ </w:t>
      </w:r>
    </w:p>
    <w:p w14:paraId="7C9B198A" w14:textId="07C1E774" w:rsidR="00DF6216" w:rsidRPr="007236AD" w:rsidRDefault="009E2D4A" w:rsidP="007236AD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แบบจำลอง</w:t>
      </w:r>
      <w:r w:rsidR="00DF6216" w:rsidRPr="007236AD">
        <w:rPr>
          <w:rFonts w:ascii="TH SarabunPSK" w:hAnsi="TH SarabunPSK" w:cs="TH SarabunPSK"/>
          <w:sz w:val="32"/>
          <w:szCs w:val="32"/>
          <w:cs/>
          <w:lang w:val="en-US"/>
        </w:rPr>
        <w:t>แยก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ตาม </w:t>
      </w:r>
      <w:r w:rsidR="00DF6216" w:rsidRPr="007236AD">
        <w:rPr>
          <w:rFonts w:ascii="TH SarabunPSK" w:hAnsi="TH SarabunPSK" w:cs="TH SarabunPSK"/>
          <w:sz w:val="32"/>
          <w:szCs w:val="32"/>
          <w:lang w:val="en-US"/>
        </w:rPr>
        <w:t>genotype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ของไวรัสตับอักเสบซี</w:t>
      </w:r>
      <w:r w:rsidR="00DF6216" w:rsidRPr="007236AD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DF6216" w:rsidRPr="007236AD">
        <w:rPr>
          <w:rFonts w:ascii="TH SarabunPSK" w:hAnsi="TH SarabunPSK" w:cs="TH SarabunPSK"/>
          <w:sz w:val="32"/>
          <w:szCs w:val="32"/>
          <w:cs/>
          <w:lang w:val="en-US"/>
        </w:rPr>
        <w:t>เนื่องจาก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ข้อมูล</w:t>
      </w:r>
      <w:r w:rsidR="00DF6216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ความชุก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แนวทาง</w:t>
      </w:r>
      <w:r w:rsidR="00DF6216" w:rsidRPr="007236AD">
        <w:rPr>
          <w:rFonts w:ascii="TH SarabunPSK" w:hAnsi="TH SarabunPSK" w:cs="TH SarabunPSK"/>
          <w:sz w:val="32"/>
          <w:szCs w:val="32"/>
          <w:cs/>
          <w:lang w:val="en-US"/>
        </w:rPr>
        <w:t>การรักษา และประสิทธิภาพของยามีความแตกต่างกัน</w:t>
      </w:r>
    </w:p>
    <w:p w14:paraId="41CA2F92" w14:textId="4F153B91" w:rsidR="00C079E1" w:rsidRPr="007236AD" w:rsidRDefault="00C079E1" w:rsidP="007236AD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แบบจำลองควรพิจารณาเรื่อง การติดเชื้อซ้ำในประชากรกลุ่มเสี่ยงบางกลุ่ม เช่น ชายรักชาย</w:t>
      </w:r>
    </w:p>
    <w:p w14:paraId="05A8B66F" w14:textId="24D08905" w:rsidR="00AF7CE5" w:rsidRPr="007236AD" w:rsidRDefault="00E7756B" w:rsidP="00FF0109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การวิเคราะห์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 scenario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โดยให้</w:t>
      </w:r>
      <w:r w:rsidR="00C81FD1">
        <w:rPr>
          <w:rFonts w:ascii="TH SarabunPSK" w:hAnsi="TH SarabunPSK" w:cs="TH SarabunPSK" w:hint="cs"/>
          <w:sz w:val="32"/>
          <w:szCs w:val="32"/>
          <w:cs/>
          <w:lang w:val="en-US"/>
        </w:rPr>
        <w:t>แนวทางปฏิบัติ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ณ ปัจจุบันเป็น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baseline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และ มีการเปรียบเทียบผลทางระบาดวิทยา</w:t>
      </w:r>
      <w:r w:rsidR="00C81FD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ต้นทุน</w:t>
      </w:r>
      <w:r w:rsidR="00C81FD1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และผลลัพธ์ทางสุขภาพ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กับ</w:t>
      </w:r>
      <w:r w:rsidR="00C81FD1">
        <w:rPr>
          <w:rFonts w:ascii="TH SarabunPSK" w:hAnsi="TH SarabunPSK" w:cs="TH SarabunPSK" w:hint="cs"/>
          <w:sz w:val="32"/>
          <w:szCs w:val="32"/>
          <w:cs/>
          <w:lang w:val="en-US"/>
        </w:rPr>
        <w:t>นโยบายทางเลือกที่เป็น</w:t>
      </w:r>
      <w:r w:rsidR="00F21809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F21809" w:rsidRPr="007236AD">
        <w:rPr>
          <w:rFonts w:ascii="TH SarabunPSK" w:hAnsi="TH SarabunPSK" w:cs="TH SarabunPSK"/>
          <w:sz w:val="32"/>
          <w:szCs w:val="32"/>
          <w:lang w:val="en-US"/>
        </w:rPr>
        <w:t>best case scenario</w:t>
      </w:r>
      <w:r w:rsidR="00F77561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ซึ่งรวมถึงการดำเนินการที่ง่ายและใช้ขั้นตอนน้อยที่สุด</w:t>
      </w:r>
      <w:r w:rsidR="00F21809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เช่น </w:t>
      </w:r>
      <w:r w:rsidR="005A1F1B" w:rsidRPr="007236AD">
        <w:rPr>
          <w:rFonts w:ascii="TH SarabunPSK" w:hAnsi="TH SarabunPSK" w:cs="TH SarabunPSK"/>
          <w:sz w:val="32"/>
          <w:szCs w:val="32"/>
          <w:cs/>
          <w:lang w:val="en-US"/>
        </w:rPr>
        <w:t>การรักษาด้วย</w:t>
      </w:r>
      <w:r w:rsidR="00312A47" w:rsidRPr="007236AD">
        <w:rPr>
          <w:rFonts w:ascii="TH SarabunPSK" w:hAnsi="TH SarabunPSK" w:cs="TH SarabunPSK"/>
          <w:sz w:val="32"/>
          <w:szCs w:val="32"/>
          <w:cs/>
          <w:lang w:val="en-US"/>
        </w:rPr>
        <w:t>ยาสูตร</w:t>
      </w:r>
      <w:r w:rsidR="00992333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ยาที่ไม่จำเป็นต้องมีการตรวจ </w:t>
      </w:r>
      <w:r w:rsidR="00992333" w:rsidRPr="007236AD">
        <w:rPr>
          <w:rFonts w:ascii="TH SarabunPSK" w:hAnsi="TH SarabunPSK" w:cs="TH SarabunPSK"/>
          <w:sz w:val="32"/>
          <w:szCs w:val="32"/>
          <w:lang w:val="en-US"/>
        </w:rPr>
        <w:t xml:space="preserve">genotype </w:t>
      </w:r>
      <w:r w:rsidR="00992333" w:rsidRPr="007236AD">
        <w:rPr>
          <w:rFonts w:ascii="TH SarabunPSK" w:hAnsi="TH SarabunPSK" w:cs="TH SarabunPSK"/>
          <w:sz w:val="32"/>
          <w:szCs w:val="32"/>
          <w:cs/>
          <w:lang w:val="en-US"/>
        </w:rPr>
        <w:t>ก่อนการรักษา (</w:t>
      </w:r>
      <w:ins w:id="5" w:author="Windows User" w:date="2018-09-21T17:45:00Z">
        <w:r w:rsidR="00FF0109" w:rsidRPr="00FF0109">
          <w:rPr>
            <w:rFonts w:ascii="TH SarabunPSK" w:hAnsi="TH SarabunPSK" w:cs="TH SarabunPSK"/>
            <w:sz w:val="32"/>
            <w:szCs w:val="32"/>
            <w:lang w:val="en-US"/>
          </w:rPr>
          <w:t>pan-genotypic treatments</w:t>
        </w:r>
      </w:ins>
      <w:del w:id="6" w:author="Windows User" w:date="2018-09-21T17:45:00Z">
        <w:r w:rsidR="00F21809" w:rsidRPr="007236AD" w:rsidDel="00FF0109">
          <w:rPr>
            <w:rFonts w:ascii="TH SarabunPSK" w:hAnsi="TH SarabunPSK" w:cs="TH SarabunPSK"/>
            <w:sz w:val="32"/>
            <w:szCs w:val="32"/>
            <w:lang w:val="en-US"/>
          </w:rPr>
          <w:delText>pan genotype</w:delText>
        </w:r>
      </w:del>
      <w:r w:rsidR="00992333" w:rsidRPr="007236AD">
        <w:rPr>
          <w:rFonts w:ascii="TH SarabunPSK" w:hAnsi="TH SarabunPSK" w:cs="TH SarabunPSK"/>
          <w:sz w:val="32"/>
          <w:szCs w:val="32"/>
          <w:cs/>
          <w:lang w:val="en-US"/>
        </w:rPr>
        <w:t>)</w:t>
      </w:r>
      <w:r w:rsidR="00F21809" w:rsidRPr="007236AD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992333" w:rsidRPr="007236AD">
        <w:rPr>
          <w:rFonts w:ascii="TH SarabunPSK" w:hAnsi="TH SarabunPSK" w:cs="TH SarabunPSK"/>
          <w:sz w:val="32"/>
          <w:szCs w:val="32"/>
          <w:cs/>
          <w:lang w:val="en-US"/>
        </w:rPr>
        <w:t>และการวินิจฉัยโรค</w:t>
      </w:r>
      <w:r w:rsidR="00F21809" w:rsidRPr="007236AD">
        <w:rPr>
          <w:rFonts w:ascii="TH SarabunPSK" w:hAnsi="TH SarabunPSK" w:cs="TH SarabunPSK"/>
          <w:sz w:val="32"/>
          <w:szCs w:val="32"/>
          <w:cs/>
          <w:lang w:val="en-US"/>
        </w:rPr>
        <w:t>โดยตรวจ</w:t>
      </w:r>
      <w:r w:rsidR="00992333" w:rsidRPr="007236AD">
        <w:rPr>
          <w:rFonts w:ascii="TH SarabunPSK" w:hAnsi="TH SarabunPSK" w:cs="TH SarabunPSK"/>
          <w:sz w:val="32"/>
          <w:szCs w:val="32"/>
          <w:cs/>
          <w:lang w:val="en-US"/>
        </w:rPr>
        <w:t>เครื่องมือที่สามารถทำได้ที่โรงพยาบาลชุมชน</w:t>
      </w:r>
      <w:r w:rsidR="00EB53C1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EB53C1">
        <w:rPr>
          <w:rFonts w:ascii="TH SarabunPSK" w:hAnsi="TH SarabunPSK" w:cs="TH SarabunPSK" w:hint="cs"/>
          <w:sz w:val="32"/>
          <w:szCs w:val="32"/>
          <w:cs/>
          <w:lang w:val="en-US"/>
        </w:rPr>
        <w:t>โดยคนไข้ไม่ต้องเดินทางไปยังโรงพยาบาลศูนย์หรือโรงพยาบาลจังหวัด</w:t>
      </w:r>
    </w:p>
    <w:p w14:paraId="069F9CED" w14:textId="352941C0" w:rsidR="00AF7CE5" w:rsidRPr="007236AD" w:rsidRDefault="00B8738D" w:rsidP="007236AD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ตัวแปรด้าน</w:t>
      </w:r>
      <w:r w:rsidR="00AF7CE5" w:rsidRPr="007236AD">
        <w:rPr>
          <w:rFonts w:ascii="TH SarabunPSK" w:hAnsi="TH SarabunPSK" w:cs="TH SarabunPSK"/>
          <w:sz w:val="32"/>
          <w:szCs w:val="32"/>
          <w:cs/>
          <w:lang w:val="en-US"/>
        </w:rPr>
        <w:t>ประสิทธิภาพของยารักษาไวรัสตับอักเสบซี ควรมาจากการทบทวนวรรณกรรมและวิเคราะห์เชิงอภิมาน</w:t>
      </w:r>
    </w:p>
    <w:p w14:paraId="581A013B" w14:textId="6B106938" w:rsidR="00DF35A8" w:rsidRPr="007236AD" w:rsidRDefault="00C81FD1" w:rsidP="007236AD">
      <w:pPr>
        <w:pStyle w:val="ListParagraph"/>
        <w:numPr>
          <w:ilvl w:val="0"/>
          <w:numId w:val="7"/>
        </w:numPr>
        <w:spacing w:line="240" w:lineRule="auto"/>
        <w:contextualSpacing w:val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การคิดต้นทุน ควรพิจารณาเรื่อง</w:t>
      </w:r>
      <w:r w:rsidR="00DF35A8" w:rsidRPr="007236AD">
        <w:rPr>
          <w:rFonts w:ascii="TH SarabunPSK" w:hAnsi="TH SarabunPSK" w:cs="TH SarabunPSK"/>
          <w:sz w:val="32"/>
          <w:szCs w:val="32"/>
          <w:cs/>
          <w:lang w:val="en-US"/>
        </w:rPr>
        <w:t>การรักษา</w:t>
      </w:r>
      <w:r w:rsidR="001E5E99" w:rsidRPr="007236AD">
        <w:rPr>
          <w:rFonts w:ascii="TH SarabunPSK" w:hAnsi="TH SarabunPSK" w:cs="TH SarabunPSK"/>
          <w:sz w:val="32"/>
          <w:szCs w:val="32"/>
          <w:cs/>
          <w:lang w:val="en-US"/>
        </w:rPr>
        <w:t>โรคไวรัสตับอักเสบซี</w:t>
      </w:r>
      <w:r w:rsidR="00DF35A8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ด้วยยาบางสูตร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ที่</w:t>
      </w:r>
      <w:r w:rsidR="00DF35A8" w:rsidRPr="007236AD">
        <w:rPr>
          <w:rFonts w:ascii="TH SarabunPSK" w:hAnsi="TH SarabunPSK" w:cs="TH SarabunPSK"/>
          <w:sz w:val="32"/>
          <w:szCs w:val="32"/>
          <w:cs/>
          <w:lang w:val="en-US"/>
        </w:rPr>
        <w:t>มีผล</w:t>
      </w:r>
      <w:r w:rsidR="00343BED" w:rsidRPr="007236AD">
        <w:rPr>
          <w:rFonts w:ascii="TH SarabunPSK" w:hAnsi="TH SarabunPSK" w:cs="TH SarabunPSK"/>
          <w:sz w:val="32"/>
          <w:szCs w:val="32"/>
          <w:cs/>
          <w:lang w:val="en-US"/>
        </w:rPr>
        <w:t>ทำ</w:t>
      </w:r>
      <w:r w:rsidR="00DF35A8" w:rsidRPr="007236AD">
        <w:rPr>
          <w:rFonts w:ascii="TH SarabunPSK" w:hAnsi="TH SarabunPSK" w:cs="TH SarabunPSK"/>
          <w:sz w:val="32"/>
          <w:szCs w:val="32"/>
          <w:cs/>
          <w:lang w:val="en-US"/>
        </w:rPr>
        <w:t>ให้ต้องเปลี่ยนสูตร</w:t>
      </w:r>
      <w:r w:rsidR="001E5E99" w:rsidRPr="007236AD">
        <w:rPr>
          <w:rFonts w:ascii="TH SarabunPSK" w:hAnsi="TH SarabunPSK" w:cs="TH SarabunPSK"/>
          <w:sz w:val="32"/>
          <w:szCs w:val="32"/>
          <w:cs/>
          <w:lang w:val="en-US"/>
        </w:rPr>
        <w:t>ยารักษาเอชไอวี</w:t>
      </w:r>
      <w:r w:rsidR="00DF35A8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1E5E99" w:rsidRPr="007236AD">
        <w:rPr>
          <w:rFonts w:ascii="TH SarabunPSK" w:hAnsi="TH SarabunPSK" w:cs="TH SarabunPSK"/>
          <w:sz w:val="32"/>
          <w:szCs w:val="32"/>
          <w:cs/>
          <w:lang w:val="en-US"/>
        </w:rPr>
        <w:t>และทำให้ต้นทุน</w:t>
      </w:r>
      <w:r w:rsidR="00343BED" w:rsidRPr="007236AD">
        <w:rPr>
          <w:rFonts w:ascii="TH SarabunPSK" w:hAnsi="TH SarabunPSK" w:cs="TH SarabunPSK"/>
          <w:sz w:val="32"/>
          <w:szCs w:val="32"/>
          <w:cs/>
          <w:lang w:val="en-US"/>
        </w:rPr>
        <w:t>การรักษาเอชไอวี</w:t>
      </w:r>
      <w:r w:rsidR="001E5E99" w:rsidRPr="007236AD">
        <w:rPr>
          <w:rFonts w:ascii="TH SarabunPSK" w:hAnsi="TH SarabunPSK" w:cs="TH SarabunPSK"/>
          <w:sz w:val="32"/>
          <w:szCs w:val="32"/>
          <w:cs/>
          <w:lang w:val="en-US"/>
        </w:rPr>
        <w:t>สูงขึ้น</w:t>
      </w:r>
    </w:p>
    <w:p w14:paraId="681BEAA7" w14:textId="2F6F5743" w:rsidR="00902E0A" w:rsidRPr="007236AD" w:rsidRDefault="002B6FFD" w:rsidP="007236AD">
      <w:pPr>
        <w:pStyle w:val="ListParagraph"/>
        <w:spacing w:before="240" w:after="0"/>
        <w:ind w:left="0" w:firstLine="720"/>
        <w:contextualSpacing w:val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ที่ประชุมมีมติ เสนอ</w:t>
      </w:r>
      <w:r w:rsidR="00902E0A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ทางเลือกในการรักษาผู้ป่วยโรคติดเชื้อไวรัสตับอักเสบซีชนิดเรื้อรังที่จะมาใช้เปรียบเทียบในแบบจำลอง ประกอบด้วย </w:t>
      </w:r>
    </w:p>
    <w:p w14:paraId="5EBD2608" w14:textId="10118F73" w:rsidR="002B6FFD" w:rsidRPr="007236AD" w:rsidRDefault="002B6FFD" w:rsidP="002B6FFD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lang w:val="en-US"/>
        </w:rPr>
        <w:lastRenderedPageBreak/>
        <w:t xml:space="preserve">sofosbuvir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ร่วมกับ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peginterferon alfa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ชนิด 2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a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หรือ 2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b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และ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ribavirin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(ยาในบัญชียาหลักแห่งชาติ)</w:t>
      </w:r>
    </w:p>
    <w:p w14:paraId="1968DE45" w14:textId="1ABECB58" w:rsidR="002B6FFD" w:rsidRPr="007236AD" w:rsidRDefault="002B6FFD" w:rsidP="002B6FFD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sofosbuvir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ร่วมกับ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ledipasvir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(ยาในบัญชียาหลักแห่งชาติ)</w:t>
      </w:r>
    </w:p>
    <w:p w14:paraId="240A1A0C" w14:textId="3D7E491A" w:rsidR="00D43372" w:rsidRPr="007236AD" w:rsidRDefault="00D43372" w:rsidP="00FF0109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</w:rPr>
        <w:t xml:space="preserve">sofosbuvir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ร่วมกับ </w:t>
      </w:r>
      <w:r w:rsidRPr="007236AD">
        <w:rPr>
          <w:rFonts w:ascii="TH SarabunPSK" w:hAnsi="TH SarabunPSK" w:cs="TH SarabunPSK"/>
          <w:sz w:val="32"/>
          <w:szCs w:val="32"/>
        </w:rPr>
        <w:t>daclatasvir</w:t>
      </w:r>
      <w:r w:rsidRPr="007236AD">
        <w:rPr>
          <w:rFonts w:ascii="TH SarabunPSK" w:hAnsi="TH SarabunPSK" w:cs="TH SarabunPSK"/>
          <w:sz w:val="32"/>
          <w:szCs w:val="32"/>
          <w:cs/>
        </w:rPr>
        <w:t xml:space="preserve"> (</w:t>
      </w:r>
      <w:ins w:id="7" w:author="Windows User" w:date="2018-09-21T17:45:00Z">
        <w:r w:rsidR="00FF0109" w:rsidRPr="00FF0109">
          <w:rPr>
            <w:rFonts w:ascii="TH SarabunPSK" w:hAnsi="TH SarabunPSK" w:cs="TH SarabunPSK"/>
            <w:sz w:val="32"/>
            <w:szCs w:val="32"/>
            <w:lang w:val="en-US"/>
          </w:rPr>
          <w:t>pan-genotypic treatments</w:t>
        </w:r>
      </w:ins>
      <w:del w:id="8" w:author="Windows User" w:date="2018-09-21T17:45:00Z">
        <w:r w:rsidRPr="007236AD" w:rsidDel="00FF0109">
          <w:rPr>
            <w:rFonts w:ascii="TH SarabunPSK" w:hAnsi="TH SarabunPSK" w:cs="TH SarabunPSK"/>
            <w:sz w:val="32"/>
            <w:szCs w:val="32"/>
            <w:lang w:val="en-US"/>
          </w:rPr>
          <w:delText>pan genotype</w:delText>
        </w:r>
      </w:del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)</w:t>
      </w:r>
    </w:p>
    <w:p w14:paraId="461C682D" w14:textId="5F4FF856" w:rsidR="00D43372" w:rsidRDefault="00D43372" w:rsidP="00FF0109">
      <w:pPr>
        <w:pStyle w:val="ListParagraph"/>
        <w:numPr>
          <w:ilvl w:val="0"/>
          <w:numId w:val="9"/>
        </w:numPr>
        <w:spacing w:line="240" w:lineRule="auto"/>
        <w:jc w:val="thaiDistribute"/>
        <w:rPr>
          <w:ins w:id="9" w:author="Windows User" w:date="2018-09-21T17:45:00Z"/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sofosbuvir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ร่วมกับ </w:t>
      </w:r>
      <w:proofErr w:type="spellStart"/>
      <w:r w:rsidRPr="007236AD">
        <w:rPr>
          <w:rFonts w:ascii="TH SarabunPSK" w:hAnsi="TH SarabunPSK" w:cs="TH SarabunPSK"/>
          <w:sz w:val="32"/>
          <w:szCs w:val="32"/>
          <w:lang w:val="en-US"/>
        </w:rPr>
        <w:t>velpatasvir</w:t>
      </w:r>
      <w:proofErr w:type="spellEnd"/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7236AD">
        <w:rPr>
          <w:rFonts w:ascii="TH SarabunPSK" w:hAnsi="TH SarabunPSK" w:cs="TH SarabunPSK"/>
          <w:sz w:val="32"/>
          <w:szCs w:val="32"/>
          <w:cs/>
        </w:rPr>
        <w:t>(</w:t>
      </w:r>
      <w:ins w:id="10" w:author="Windows User" w:date="2018-09-21T17:45:00Z">
        <w:r w:rsidR="00FF0109" w:rsidRPr="00FF0109">
          <w:rPr>
            <w:rFonts w:ascii="TH SarabunPSK" w:hAnsi="TH SarabunPSK" w:cs="TH SarabunPSK"/>
            <w:sz w:val="32"/>
            <w:szCs w:val="32"/>
            <w:lang w:val="en-US"/>
          </w:rPr>
          <w:t>pan-genotypic treatments</w:t>
        </w:r>
      </w:ins>
      <w:del w:id="11" w:author="Windows User" w:date="2018-09-21T17:45:00Z">
        <w:r w:rsidRPr="007236AD" w:rsidDel="00FF0109">
          <w:rPr>
            <w:rFonts w:ascii="TH SarabunPSK" w:hAnsi="TH SarabunPSK" w:cs="TH SarabunPSK"/>
            <w:sz w:val="32"/>
            <w:szCs w:val="32"/>
            <w:lang w:val="en-US"/>
          </w:rPr>
          <w:delText>pan genotype</w:delText>
        </w:r>
      </w:del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)</w:t>
      </w:r>
    </w:p>
    <w:p w14:paraId="19F6D1B6" w14:textId="4248D166" w:rsidR="00FF0109" w:rsidRPr="007236AD" w:rsidRDefault="00FF0109" w:rsidP="0080595C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ins w:id="12" w:author="Windows User" w:date="2018-09-21T17:47:00Z">
        <w:r>
          <w:rPr>
            <w:rFonts w:ascii="TH SarabunPSK" w:hAnsi="TH SarabunPSK" w:cs="TH SarabunPSK"/>
            <w:sz w:val="32"/>
            <w:szCs w:val="32"/>
            <w:lang w:val="en-US"/>
          </w:rPr>
          <w:t xml:space="preserve">sofosbuvir </w:t>
        </w:r>
        <w:r>
          <w:rPr>
            <w:rFonts w:ascii="TH SarabunPSK" w:hAnsi="TH SarabunPSK" w:cs="TH SarabunPSK" w:hint="cs"/>
            <w:sz w:val="32"/>
            <w:szCs w:val="32"/>
            <w:cs/>
            <w:lang w:val="en-US"/>
          </w:rPr>
          <w:t xml:space="preserve">ร่วมกับ </w:t>
        </w:r>
        <w:proofErr w:type="spellStart"/>
        <w:r>
          <w:rPr>
            <w:rFonts w:ascii="TH SarabunPSK" w:hAnsi="TH SarabunPSK" w:cs="TH SarabunPSK"/>
            <w:sz w:val="32"/>
            <w:szCs w:val="32"/>
            <w:lang w:val="en-US"/>
          </w:rPr>
          <w:t>r</w:t>
        </w:r>
        <w:r w:rsidRPr="00FF0109">
          <w:rPr>
            <w:rFonts w:ascii="TH SarabunPSK" w:hAnsi="TH SarabunPSK" w:cs="TH SarabunPSK"/>
            <w:sz w:val="32"/>
            <w:szCs w:val="32"/>
            <w:lang w:val="en-US"/>
          </w:rPr>
          <w:t>avidasvir</w:t>
        </w:r>
      </w:ins>
      <w:proofErr w:type="spellEnd"/>
      <w:ins w:id="13" w:author="Windows User" w:date="2018-09-21T17:48:00Z">
        <w:r w:rsidR="0080595C">
          <w:rPr>
            <w:rFonts w:ascii="TH SarabunPSK" w:hAnsi="TH SarabunPSK" w:cs="TH SarabunPSK"/>
            <w:sz w:val="32"/>
            <w:szCs w:val="32"/>
            <w:lang w:val="en-US"/>
          </w:rPr>
          <w:t xml:space="preserve"> (</w:t>
        </w:r>
      </w:ins>
      <w:ins w:id="14" w:author="Windows User" w:date="2018-09-21T17:56:00Z">
        <w:r w:rsidR="0080595C" w:rsidRPr="0080595C">
          <w:rPr>
            <w:rFonts w:ascii="TH SarabunPSK" w:hAnsi="TH SarabunPSK" w:cs="TH SarabunPSK"/>
            <w:sz w:val="32"/>
            <w:szCs w:val="32"/>
            <w:lang w:val="en-US"/>
          </w:rPr>
          <w:t>pan-genotypic treatments</w:t>
        </w:r>
        <w:r w:rsidR="0080595C">
          <w:rPr>
            <w:rFonts w:ascii="TH SarabunPSK" w:hAnsi="TH SarabunPSK" w:cs="TH SarabunPSK"/>
            <w:sz w:val="32"/>
            <w:szCs w:val="32"/>
            <w:lang w:val="en-US"/>
          </w:rPr>
          <w:t xml:space="preserve">, </w:t>
        </w:r>
      </w:ins>
      <w:ins w:id="15" w:author="Windows User" w:date="2018-09-21T17:48:00Z">
        <w:r w:rsidR="0080595C">
          <w:rPr>
            <w:rFonts w:ascii="TH SarabunPSK" w:hAnsi="TH SarabunPSK" w:cs="TH SarabunPSK"/>
            <w:sz w:val="32"/>
            <w:szCs w:val="32"/>
            <w:lang w:val="en-US"/>
          </w:rPr>
          <w:t>on-going clinical trial)</w:t>
        </w:r>
      </w:ins>
      <w:ins w:id="16" w:author="Windows User" w:date="2018-09-21T17:46:00Z">
        <w:r>
          <w:rPr>
            <w:rFonts w:ascii="TH SarabunPSK" w:hAnsi="TH SarabunPSK" w:cs="TH SarabunPSK"/>
            <w:sz w:val="32"/>
            <w:szCs w:val="32"/>
            <w:lang w:val="en-US"/>
          </w:rPr>
          <w:t xml:space="preserve"> </w:t>
        </w:r>
      </w:ins>
    </w:p>
    <w:p w14:paraId="303FFD90" w14:textId="77777777" w:rsidR="004C61D8" w:rsidRPr="007236AD" w:rsidRDefault="001D6666" w:rsidP="007236AD">
      <w:pPr>
        <w:spacing w:before="240"/>
        <w:rPr>
          <w:rFonts w:ascii="TH SarabunPSK" w:hAnsi="TH SarabunPSK" w:cs="TH SarabunPSK"/>
          <w:b/>
          <w:bCs/>
          <w:sz w:val="32"/>
          <w:szCs w:val="32"/>
        </w:rPr>
      </w:pPr>
      <w:r w:rsidRPr="007236AD">
        <w:rPr>
          <w:rFonts w:ascii="TH SarabunPSK" w:hAnsi="TH SarabunPSK" w:cs="TH SarabunPSK"/>
          <w:b/>
          <w:bCs/>
          <w:sz w:val="32"/>
          <w:szCs w:val="32"/>
          <w:cs/>
        </w:rPr>
        <w:t>เป้าหมาย</w:t>
      </w:r>
      <w:r w:rsidR="005F04A3" w:rsidRPr="007236AD">
        <w:rPr>
          <w:rFonts w:ascii="TH SarabunPSK" w:hAnsi="TH SarabunPSK" w:cs="TH SarabunPSK"/>
          <w:b/>
          <w:bCs/>
          <w:sz w:val="32"/>
          <w:szCs w:val="32"/>
          <w:cs/>
        </w:rPr>
        <w:t>โลกและไทยเรื่องจำนวนผู้ป่วยไวรัสตับอักเสบ</w:t>
      </w:r>
      <w:r w:rsidR="004C61D8" w:rsidRPr="007236AD">
        <w:rPr>
          <w:rFonts w:ascii="TH SarabunPSK" w:hAnsi="TH SarabunPSK" w:cs="TH SarabunPSK"/>
          <w:b/>
          <w:bCs/>
          <w:sz w:val="32"/>
          <w:szCs w:val="32"/>
          <w:cs/>
        </w:rPr>
        <w:t>ซี</w:t>
      </w:r>
    </w:p>
    <w:p w14:paraId="11AAE26F" w14:textId="138D969C" w:rsidR="00E7756B" w:rsidRPr="007236AD" w:rsidRDefault="002772C0" w:rsidP="007236AD">
      <w:pPr>
        <w:tabs>
          <w:tab w:val="left" w:pos="720"/>
        </w:tabs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="005B64CB" w:rsidRPr="007236AD">
        <w:rPr>
          <w:rFonts w:ascii="TH SarabunPSK" w:hAnsi="TH SarabunPSK" w:cs="TH SarabunPSK"/>
          <w:sz w:val="32"/>
          <w:szCs w:val="32"/>
          <w:cs/>
          <w:lang w:val="en-US"/>
        </w:rPr>
        <w:t>ประเทศไทยตั้งเป้าหมายเพิ่ม</w:t>
      </w:r>
      <w:r w:rsidR="004E5ABB" w:rsidRPr="007236AD">
        <w:rPr>
          <w:rFonts w:ascii="TH SarabunPSK" w:hAnsi="TH SarabunPSK" w:cs="TH SarabunPSK"/>
          <w:sz w:val="32"/>
          <w:szCs w:val="32"/>
          <w:cs/>
          <w:lang w:val="en-US"/>
        </w:rPr>
        <w:t>ความครอบคลุม</w:t>
      </w:r>
      <w:r w:rsidR="005B64CB" w:rsidRPr="007236AD">
        <w:rPr>
          <w:rFonts w:ascii="TH SarabunPSK" w:hAnsi="TH SarabunPSK" w:cs="TH SarabunPSK"/>
          <w:sz w:val="32"/>
          <w:szCs w:val="32"/>
          <w:cs/>
          <w:lang w:val="en-US"/>
        </w:rPr>
        <w:t>การคัดกรองโรคไวรัส</w:t>
      </w:r>
      <w:proofErr w:type="spellStart"/>
      <w:r w:rsidR="005B64CB" w:rsidRPr="007236AD">
        <w:rPr>
          <w:rFonts w:ascii="TH SarabunPSK" w:hAnsi="TH SarabunPSK" w:cs="TH SarabunPSK"/>
          <w:sz w:val="32"/>
          <w:szCs w:val="32"/>
          <w:cs/>
          <w:lang w:val="en-US"/>
        </w:rPr>
        <w:t>ตั</w:t>
      </w:r>
      <w:proofErr w:type="spellEnd"/>
      <w:r w:rsidR="005B64CB" w:rsidRPr="007236AD">
        <w:rPr>
          <w:rFonts w:ascii="TH SarabunPSK" w:hAnsi="TH SarabunPSK" w:cs="TH SarabunPSK"/>
          <w:sz w:val="32"/>
          <w:szCs w:val="32"/>
          <w:cs/>
          <w:lang w:val="en-US"/>
        </w:rPr>
        <w:t>บอ</w:t>
      </w:r>
      <w:proofErr w:type="spellStart"/>
      <w:r w:rsidR="005B64CB" w:rsidRPr="007236AD">
        <w:rPr>
          <w:rFonts w:ascii="TH SarabunPSK" w:hAnsi="TH SarabunPSK" w:cs="TH SarabunPSK"/>
          <w:sz w:val="32"/>
          <w:szCs w:val="32"/>
          <w:cs/>
          <w:lang w:val="en-US"/>
        </w:rPr>
        <w:t>ัเ</w:t>
      </w:r>
      <w:proofErr w:type="spellEnd"/>
      <w:r w:rsidR="005B64CB" w:rsidRPr="007236AD">
        <w:rPr>
          <w:rFonts w:ascii="TH SarabunPSK" w:hAnsi="TH SarabunPSK" w:cs="TH SarabunPSK"/>
          <w:sz w:val="32"/>
          <w:szCs w:val="32"/>
          <w:cs/>
          <w:lang w:val="en-US"/>
        </w:rPr>
        <w:t>สบซี</w:t>
      </w:r>
      <w:r w:rsidR="0095544E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ร้อยละ </w:t>
      </w:r>
      <w:r w:rsidR="0095544E" w:rsidRPr="007236AD">
        <w:rPr>
          <w:rFonts w:ascii="TH SarabunPSK" w:hAnsi="TH SarabunPSK" w:cs="TH SarabunPSK"/>
          <w:sz w:val="32"/>
          <w:szCs w:val="32"/>
          <w:lang w:val="en-US"/>
        </w:rPr>
        <w:t>50</w:t>
      </w:r>
      <w:r w:rsidR="005B64CB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4E5ABB" w:rsidRPr="007236AD">
        <w:rPr>
          <w:rFonts w:ascii="TH SarabunPSK" w:hAnsi="TH SarabunPSK" w:cs="TH SarabunPSK"/>
          <w:sz w:val="32"/>
          <w:szCs w:val="32"/>
          <w:cs/>
          <w:lang w:val="en-US"/>
        </w:rPr>
        <w:t>ของคนที่ติดเชื้อทั้งหมด</w:t>
      </w:r>
      <w:r w:rsidR="004E5ABB" w:rsidRPr="007236AD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5B64CB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ภายในปี </w:t>
      </w:r>
      <w:r w:rsidR="002072FF" w:rsidRPr="007236AD">
        <w:rPr>
          <w:rFonts w:ascii="TH SarabunPSK" w:hAnsi="TH SarabunPSK" w:cs="TH SarabunPSK"/>
          <w:sz w:val="32"/>
          <w:szCs w:val="32"/>
          <w:lang w:val="en-US"/>
        </w:rPr>
        <w:t xml:space="preserve">2016-2020 </w:t>
      </w:r>
      <w:r w:rsidR="00701710" w:rsidRPr="007236AD">
        <w:rPr>
          <w:rFonts w:ascii="TH SarabunPSK" w:hAnsi="TH SarabunPSK" w:cs="TH SarabunPSK"/>
          <w:sz w:val="32"/>
          <w:szCs w:val="32"/>
          <w:cs/>
          <w:lang w:val="en-US"/>
        </w:rPr>
        <w:t>ซึ่งผู้เชี่ยวชาญมีความเห็นว่า เป็นไปได้ยากในทางปฏิบัติ</w:t>
      </w:r>
      <w:r w:rsidR="00E7756B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อย่างไรก็ตาม</w:t>
      </w:r>
      <w:r w:rsidR="00305373" w:rsidRPr="007236AD">
        <w:rPr>
          <w:rFonts w:ascii="TH SarabunPSK" w:hAnsi="TH SarabunPSK" w:cs="TH SarabunPSK"/>
          <w:sz w:val="32"/>
          <w:szCs w:val="32"/>
          <w:cs/>
          <w:lang w:val="en-US"/>
        </w:rPr>
        <w:t>การตั้ง</w:t>
      </w:r>
      <w:r w:rsidR="004E5ABB" w:rsidRPr="007236AD">
        <w:rPr>
          <w:rFonts w:ascii="TH SarabunPSK" w:hAnsi="TH SarabunPSK" w:cs="TH SarabunPSK"/>
          <w:sz w:val="32"/>
          <w:szCs w:val="32"/>
          <w:cs/>
          <w:lang w:val="en-US"/>
        </w:rPr>
        <w:t>เป้าหมายโลก</w:t>
      </w:r>
      <w:r w:rsidR="00305373" w:rsidRPr="007236AD">
        <w:rPr>
          <w:rFonts w:ascii="TH SarabunPSK" w:hAnsi="TH SarabunPSK" w:cs="TH SarabunPSK"/>
          <w:sz w:val="32"/>
          <w:szCs w:val="32"/>
          <w:cs/>
          <w:lang w:val="en-US"/>
        </w:rPr>
        <w:t>ของโรคใดโรคหนึ่งเป็นปัญหา</w:t>
      </w:r>
      <w:r w:rsidR="004E5ABB" w:rsidRPr="007236AD">
        <w:rPr>
          <w:rFonts w:ascii="TH SarabunPSK" w:hAnsi="TH SarabunPSK" w:cs="TH SarabunPSK"/>
          <w:sz w:val="32"/>
          <w:szCs w:val="32"/>
          <w:cs/>
          <w:lang w:val="en-US"/>
        </w:rPr>
        <w:t>ที่ปัจจุบันมีการอภิปราย</w:t>
      </w:r>
      <w:r w:rsidR="003519CC" w:rsidRPr="007236AD">
        <w:rPr>
          <w:rFonts w:ascii="TH SarabunPSK" w:hAnsi="TH SarabunPSK" w:cs="TH SarabunPSK"/>
          <w:sz w:val="32"/>
          <w:szCs w:val="32"/>
          <w:cs/>
          <w:lang w:val="en-US"/>
        </w:rPr>
        <w:t>อย่าง</w:t>
      </w:r>
      <w:r w:rsidR="00DD454B" w:rsidRPr="007236AD">
        <w:rPr>
          <w:rFonts w:ascii="TH SarabunPSK" w:hAnsi="TH SarabunPSK" w:cs="TH SarabunPSK"/>
          <w:sz w:val="32"/>
          <w:szCs w:val="32"/>
          <w:cs/>
          <w:lang w:val="en-US"/>
        </w:rPr>
        <w:t>หลากหลาย ว่า</w:t>
      </w:r>
      <w:r w:rsidR="00305373" w:rsidRPr="007236AD">
        <w:rPr>
          <w:rFonts w:ascii="TH SarabunPSK" w:hAnsi="TH SarabunPSK" w:cs="TH SarabunPSK"/>
          <w:sz w:val="32"/>
          <w:szCs w:val="32"/>
          <w:cs/>
          <w:lang w:val="en-US"/>
        </w:rPr>
        <w:t>การตั้ง</w:t>
      </w:r>
      <w:r w:rsidR="00DD454B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เป้าหมายมีที่มาอย่างไร </w:t>
      </w:r>
      <w:r w:rsidR="00305373" w:rsidRPr="007236AD">
        <w:rPr>
          <w:rFonts w:ascii="TH SarabunPSK" w:hAnsi="TH SarabunPSK" w:cs="TH SarabunPSK"/>
          <w:sz w:val="32"/>
          <w:szCs w:val="32"/>
          <w:cs/>
          <w:lang w:val="en-US"/>
        </w:rPr>
        <w:t>เป็นตัวเลขที่</w:t>
      </w:r>
      <w:r w:rsidR="00DD454B" w:rsidRPr="007236AD">
        <w:rPr>
          <w:rFonts w:ascii="TH SarabunPSK" w:hAnsi="TH SarabunPSK" w:cs="TH SarabunPSK"/>
          <w:sz w:val="32"/>
          <w:szCs w:val="32"/>
          <w:cs/>
          <w:lang w:val="en-US"/>
        </w:rPr>
        <w:t>แท้จริงหรือทำได้จริงหรือไม่</w:t>
      </w:r>
      <w:r w:rsidR="00305373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</w:p>
    <w:p w14:paraId="7E284A23" w14:textId="1FDA78C9" w:rsidR="00DF6216" w:rsidRPr="007236AD" w:rsidRDefault="00E7756B" w:rsidP="007236AD">
      <w:pPr>
        <w:pStyle w:val="ListParagraph"/>
        <w:tabs>
          <w:tab w:val="left" w:pos="900"/>
        </w:tabs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="009A6FAE" w:rsidRPr="007236AD">
        <w:rPr>
          <w:rFonts w:ascii="TH SarabunPSK" w:hAnsi="TH SarabunPSK" w:cs="TH SarabunPSK"/>
          <w:sz w:val="32"/>
          <w:szCs w:val="32"/>
          <w:cs/>
          <w:lang w:val="en-US"/>
        </w:rPr>
        <w:t>ทีมวิจัย</w:t>
      </w:r>
      <w:r w:rsidR="00B726FA">
        <w:rPr>
          <w:rFonts w:ascii="TH SarabunPSK" w:hAnsi="TH SarabunPSK" w:cs="TH SarabunPSK" w:hint="cs"/>
          <w:sz w:val="32"/>
          <w:szCs w:val="32"/>
          <w:cs/>
          <w:lang w:val="en-US"/>
        </w:rPr>
        <w:t>วางแผน</w:t>
      </w:r>
      <w:r w:rsidR="009A6FAE" w:rsidRPr="007236AD">
        <w:rPr>
          <w:rFonts w:ascii="TH SarabunPSK" w:hAnsi="TH SarabunPSK" w:cs="TH SarabunPSK"/>
          <w:sz w:val="32"/>
          <w:szCs w:val="32"/>
          <w:cs/>
          <w:lang w:val="en-US"/>
        </w:rPr>
        <w:t>วิเคราะห์ข้อมูลโดย</w:t>
      </w:r>
      <w:r w:rsidR="00DE472C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ทำเป็น </w:t>
      </w:r>
      <w:r w:rsidR="00DE472C" w:rsidRPr="007236AD">
        <w:rPr>
          <w:rFonts w:ascii="TH SarabunPSK" w:hAnsi="TH SarabunPSK" w:cs="TH SarabunPSK"/>
          <w:sz w:val="32"/>
          <w:szCs w:val="32"/>
          <w:lang w:val="en-US"/>
        </w:rPr>
        <w:t xml:space="preserve">scenario </w:t>
      </w:r>
      <w:proofErr w:type="spellStart"/>
      <w:r w:rsidR="00DE472C" w:rsidRPr="007236AD">
        <w:rPr>
          <w:rFonts w:ascii="TH SarabunPSK" w:hAnsi="TH SarabunPSK" w:cs="TH SarabunPSK"/>
          <w:sz w:val="32"/>
          <w:szCs w:val="32"/>
          <w:cs/>
          <w:lang w:val="en-US"/>
        </w:rPr>
        <w:t>ต่างๆ</w:t>
      </w:r>
      <w:proofErr w:type="spellEnd"/>
      <w:r w:rsidR="00DE472C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ว่าต้องลงทุนเท่าไร เพื่อให้ได้เป้าหมายที่กำหนด และเมื่อเปรียบเทียบกับความเต็มใจจ่ายในบริบทของประเทศไทย ได้แก่ </w:t>
      </w:r>
      <w:r w:rsidR="00DE472C" w:rsidRPr="007236AD">
        <w:rPr>
          <w:rFonts w:ascii="TH SarabunPSK" w:hAnsi="TH SarabunPSK" w:cs="TH SarabunPSK"/>
          <w:sz w:val="32"/>
          <w:szCs w:val="32"/>
          <w:lang w:val="en-US"/>
        </w:rPr>
        <w:t xml:space="preserve">160,000 </w:t>
      </w:r>
      <w:r w:rsidR="00DE472C" w:rsidRPr="007236AD">
        <w:rPr>
          <w:rFonts w:ascii="TH SarabunPSK" w:hAnsi="TH SarabunPSK" w:cs="TH SarabunPSK"/>
          <w:sz w:val="32"/>
          <w:szCs w:val="32"/>
          <w:cs/>
          <w:lang w:val="en-US"/>
        </w:rPr>
        <w:t>บาท ต่อปีสุขภาวะ จะมีความคุ้มค่าหรือไม่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DF6216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การปรับแบบจำลองและการวิเคราะห์ </w:t>
      </w:r>
      <w:r w:rsidR="00DF6216" w:rsidRPr="007236AD">
        <w:rPr>
          <w:rFonts w:ascii="TH SarabunPSK" w:hAnsi="TH SarabunPSK" w:cs="TH SarabunPSK"/>
          <w:sz w:val="32"/>
          <w:szCs w:val="32"/>
          <w:lang w:val="en-US"/>
        </w:rPr>
        <w:t xml:space="preserve">scenario </w:t>
      </w:r>
      <w:r w:rsidR="00DF6216" w:rsidRPr="007236AD">
        <w:rPr>
          <w:rFonts w:ascii="TH SarabunPSK" w:hAnsi="TH SarabunPSK" w:cs="TH SarabunPSK"/>
          <w:sz w:val="32"/>
          <w:szCs w:val="32"/>
          <w:cs/>
          <w:lang w:val="en-US"/>
        </w:rPr>
        <w:t>เพื่อตอบคำถามเรื่องเป้าหมายที่เหมาะสมนี้จะดำเนินการภายหลังจากที่ทำการวิเคราะห์เรื่องนโยบายการคัดกรอง</w:t>
      </w:r>
      <w:r w:rsidR="00B726FA">
        <w:rPr>
          <w:rFonts w:ascii="TH SarabunPSK" w:hAnsi="TH SarabunPSK" w:cs="TH SarabunPSK" w:hint="cs"/>
          <w:sz w:val="32"/>
          <w:szCs w:val="32"/>
          <w:cs/>
          <w:lang w:val="en-US"/>
        </w:rPr>
        <w:t>โรค</w:t>
      </w:r>
      <w:r w:rsidR="00DF6216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ตรวจยืนยัน</w:t>
      </w:r>
      <w:r w:rsidR="00B726FA">
        <w:rPr>
          <w:rFonts w:ascii="TH SarabunPSK" w:hAnsi="TH SarabunPSK" w:cs="TH SarabunPSK" w:hint="cs"/>
          <w:sz w:val="32"/>
          <w:szCs w:val="32"/>
          <w:cs/>
          <w:lang w:val="en-US"/>
        </w:rPr>
        <w:t>โรค</w:t>
      </w:r>
      <w:r w:rsidR="00DF6216" w:rsidRPr="007236AD">
        <w:rPr>
          <w:rFonts w:ascii="TH SarabunPSK" w:hAnsi="TH SarabunPSK" w:cs="TH SarabunPSK"/>
          <w:sz w:val="32"/>
          <w:szCs w:val="32"/>
          <w:cs/>
          <w:lang w:val="en-US"/>
        </w:rPr>
        <w:t>และรักษาที่เหมาะสม เสร็จสิ้นแล้ว</w:t>
      </w:r>
    </w:p>
    <w:p w14:paraId="4A5BD93D" w14:textId="1D8E7B98" w:rsidR="007E3E6F" w:rsidRPr="007236AD" w:rsidRDefault="007E3E6F" w:rsidP="007236AD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ทีมวิจัย</w:t>
      </w:r>
      <w:r w:rsidR="00F32AB5" w:rsidRPr="007236AD">
        <w:rPr>
          <w:rFonts w:ascii="TH SarabunPSK" w:hAnsi="TH SarabunPSK" w:cs="TH SarabunPSK"/>
          <w:sz w:val="32"/>
          <w:szCs w:val="32"/>
          <w:cs/>
          <w:lang w:val="en-US"/>
        </w:rPr>
        <w:t>แจ้งที่ประชุมว่า ในขั้นตอนต่อไป ทีมวิจัย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จะจัดส่งรายงานการประชุมภายใน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1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เดือน และขอให้ผู้เชี่ยวชาญตอบกลับหากมีข้อแก้ไขหรือเสนอแนะเพิ่มเติมภายใน </w:t>
      </w:r>
      <w:r w:rsidRPr="007236AD">
        <w:rPr>
          <w:rFonts w:ascii="TH SarabunPSK" w:hAnsi="TH SarabunPSK" w:cs="TH SarabunPSK"/>
          <w:sz w:val="32"/>
          <w:szCs w:val="32"/>
          <w:lang w:val="en-US"/>
        </w:rPr>
        <w:t xml:space="preserve">2 </w:t>
      </w:r>
      <w:r w:rsidRPr="007236AD">
        <w:rPr>
          <w:rFonts w:ascii="TH SarabunPSK" w:hAnsi="TH SarabunPSK" w:cs="TH SarabunPSK"/>
          <w:sz w:val="32"/>
          <w:szCs w:val="32"/>
          <w:cs/>
          <w:lang w:val="en-US"/>
        </w:rPr>
        <w:t>สัปดาห์ จากนั้น ทีมวิจัยจะเผยแพร่รายงานการประชุมในเว็บไซต์ต่อไป</w:t>
      </w:r>
      <w:r w:rsidR="0048772E" w:rsidRPr="007236AD">
        <w:rPr>
          <w:rFonts w:ascii="TH SarabunPSK" w:hAnsi="TH SarabunPSK" w:cs="TH SarabunPSK"/>
          <w:sz w:val="32"/>
          <w:szCs w:val="32"/>
          <w:cs/>
          <w:lang w:val="en-US"/>
        </w:rPr>
        <w:t xml:space="preserve"> สำหรับงานวิจัยนี้ มีระยะเวลาทำวิจัย </w:t>
      </w:r>
      <w:r w:rsidR="0048772E" w:rsidRPr="007236AD">
        <w:rPr>
          <w:rFonts w:ascii="TH SarabunPSK" w:hAnsi="TH SarabunPSK" w:cs="TH SarabunPSK"/>
          <w:sz w:val="32"/>
          <w:szCs w:val="32"/>
          <w:lang w:val="en-US"/>
        </w:rPr>
        <w:t xml:space="preserve">10 </w:t>
      </w:r>
      <w:r w:rsidR="0048772E" w:rsidRPr="007236AD">
        <w:rPr>
          <w:rFonts w:ascii="TH SarabunPSK" w:hAnsi="TH SarabunPSK" w:cs="TH SarabunPSK"/>
          <w:sz w:val="32"/>
          <w:szCs w:val="32"/>
          <w:cs/>
          <w:lang w:val="en-US"/>
        </w:rPr>
        <w:t>เดือน หลังจากนั้น ทีมวิจัยจะเชิญกลุ่มผู้มีส่วนได้ส่วนเสียจากทุกภาคส่วนเข้าร่วมประชุมอีกครั้ง</w:t>
      </w:r>
      <w:r w:rsidR="0048772E" w:rsidRPr="007236AD">
        <w:rPr>
          <w:rFonts w:ascii="TH SarabunPSK" w:hAnsi="TH SarabunPSK" w:cs="TH SarabunPSK"/>
          <w:sz w:val="32"/>
          <w:szCs w:val="32"/>
          <w:cs/>
        </w:rPr>
        <w:t>เพื่อ</w:t>
      </w:r>
      <w:r w:rsidR="006056A3" w:rsidRPr="007236AD">
        <w:rPr>
          <w:rFonts w:ascii="TH SarabunPSK" w:hAnsi="TH SarabunPSK" w:cs="TH SarabunPSK"/>
          <w:sz w:val="32"/>
          <w:szCs w:val="32"/>
          <w:cs/>
        </w:rPr>
        <w:t>นำเสนอผลการวิจัยและ</w:t>
      </w:r>
      <w:r w:rsidR="0048772E" w:rsidRPr="007236AD">
        <w:rPr>
          <w:rFonts w:ascii="TH SarabunPSK" w:hAnsi="TH SarabunPSK" w:cs="TH SarabunPSK"/>
          <w:sz w:val="32"/>
          <w:szCs w:val="32"/>
          <w:cs/>
        </w:rPr>
        <w:t>รับฟังความคิดเห็นจากผู้มีส่วนได้ส่วนเสียจากทุกภาคส่วน</w:t>
      </w:r>
      <w:r w:rsidR="006056A3" w:rsidRPr="007236AD">
        <w:rPr>
          <w:rFonts w:ascii="TH SarabunPSK" w:hAnsi="TH SarabunPSK" w:cs="TH SarabunPSK"/>
          <w:sz w:val="32"/>
          <w:szCs w:val="32"/>
          <w:cs/>
        </w:rPr>
        <w:t>ต่อผลการวิจัย</w:t>
      </w:r>
    </w:p>
    <w:p w14:paraId="45781922" w14:textId="55586B30" w:rsidR="00DE472C" w:rsidRPr="007236AD" w:rsidRDefault="00DE472C" w:rsidP="00DE472C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236AD">
        <w:rPr>
          <w:rFonts w:ascii="TH SarabunPSK" w:hAnsi="TH SarabunPSK" w:cs="TH SarabunPSK"/>
          <w:b/>
          <w:bCs/>
          <w:sz w:val="32"/>
          <w:szCs w:val="32"/>
          <w:cs/>
        </w:rPr>
        <w:t>ปิดการประชุม เวลา 1</w:t>
      </w:r>
      <w:r w:rsidRPr="007236AD">
        <w:rPr>
          <w:rFonts w:ascii="TH SarabunPSK" w:hAnsi="TH SarabunPSK" w:cs="TH SarabunPSK"/>
          <w:b/>
          <w:bCs/>
          <w:sz w:val="32"/>
          <w:szCs w:val="32"/>
          <w:lang w:val="en-US"/>
        </w:rPr>
        <w:t>2</w:t>
      </w:r>
      <w:r w:rsidRPr="007236AD">
        <w:rPr>
          <w:rFonts w:ascii="TH SarabunPSK" w:hAnsi="TH SarabunPSK" w:cs="TH SarabunPSK"/>
          <w:b/>
          <w:bCs/>
          <w:sz w:val="32"/>
          <w:szCs w:val="32"/>
        </w:rPr>
        <w:t xml:space="preserve">.00 </w:t>
      </w:r>
      <w:r w:rsidRPr="007236AD">
        <w:rPr>
          <w:rFonts w:ascii="TH SarabunPSK" w:hAnsi="TH SarabunPSK" w:cs="TH SarabunPSK"/>
          <w:b/>
          <w:bCs/>
          <w:sz w:val="32"/>
          <w:szCs w:val="32"/>
          <w:cs/>
        </w:rPr>
        <w:t>น.</w:t>
      </w:r>
    </w:p>
    <w:p w14:paraId="69854D74" w14:textId="246EA83A" w:rsidR="002A3B1C" w:rsidRPr="007236AD" w:rsidRDefault="004A3B58">
      <w:pPr>
        <w:rPr>
          <w:rFonts w:ascii="TH SarabunPSK" w:hAnsi="TH SarabunPSK" w:cs="TH SarabunPSK"/>
          <w:sz w:val="32"/>
          <w:szCs w:val="32"/>
          <w:lang w:val="en-US"/>
        </w:rPr>
      </w:pPr>
      <w:r w:rsidRPr="007236AD">
        <w:rPr>
          <w:rFonts w:ascii="TH SarabunPSK" w:hAnsi="TH SarabunPSK" w:cs="TH SarabunPSK"/>
          <w:sz w:val="32"/>
          <w:szCs w:val="32"/>
          <w:cs/>
        </w:rPr>
        <w:br w:type="page"/>
      </w:r>
      <w:r w:rsidR="002A3B1C" w:rsidRPr="007236A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เอกสารแนบ</w:t>
      </w:r>
      <w:r w:rsidR="00E44634" w:rsidRPr="00E44634">
        <w:rPr>
          <w:rFonts w:ascii="TH SarabunPSK" w:hAnsi="TH SarabunPSK" w:cs="TH SarabunPSK"/>
          <w:b/>
          <w:bCs/>
          <w:sz w:val="32"/>
          <w:szCs w:val="32"/>
          <w:cs/>
        </w:rPr>
        <w:t xml:space="preserve">ท้าย </w:t>
      </w:r>
      <w:r w:rsidR="00E44634" w:rsidRPr="00E44634">
        <w:rPr>
          <w:rFonts w:ascii="TH SarabunPSK" w:hAnsi="TH SarabunPSK" w:cs="TH SarabunPSK"/>
          <w:b/>
          <w:bCs/>
          <w:sz w:val="32"/>
          <w:szCs w:val="32"/>
          <w:lang w:val="en-US"/>
        </w:rPr>
        <w:t>“</w:t>
      </w:r>
      <w:r w:rsidR="00E4463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รายละเอียดการ</w:t>
      </w:r>
      <w:r w:rsidR="002A3B1C" w:rsidRPr="007236AD">
        <w:rPr>
          <w:rFonts w:ascii="TH SarabunPSK" w:hAnsi="TH SarabunPSK" w:cs="TH SarabunPSK"/>
          <w:b/>
          <w:bCs/>
          <w:sz w:val="32"/>
          <w:szCs w:val="32"/>
          <w:cs/>
        </w:rPr>
        <w:t>นำเสนอโครงการวิจัยต่อที่ประชุม</w:t>
      </w:r>
      <w:r w:rsidR="00E44634" w:rsidRPr="007236AD">
        <w:rPr>
          <w:rFonts w:ascii="TH SarabunPSK" w:hAnsi="TH SarabunPSK" w:cs="TH SarabunPSK"/>
          <w:b/>
          <w:bCs/>
          <w:sz w:val="32"/>
          <w:szCs w:val="32"/>
        </w:rPr>
        <w:t>”</w:t>
      </w:r>
      <w:r w:rsidRPr="007236AD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0C41497C" wp14:editId="47EC39EE">
            <wp:extent cx="5943600" cy="7366000"/>
            <wp:effectExtent l="0" t="0" r="0" b="635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slides_1stmeeting_final2_Page_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6AD"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 wp14:anchorId="0AA58700" wp14:editId="79073CC1">
            <wp:extent cx="5943600" cy="7691755"/>
            <wp:effectExtent l="0" t="0" r="0" b="444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slides_1stmeeting_final2_Page_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6AD"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 wp14:anchorId="729E254B" wp14:editId="55A33E2B">
            <wp:extent cx="5943600" cy="7691755"/>
            <wp:effectExtent l="0" t="0" r="0" b="4445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slides_1stmeeting_final2_Page_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6AD"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 wp14:anchorId="54367781" wp14:editId="5647DE98">
            <wp:extent cx="5943600" cy="7689215"/>
            <wp:effectExtent l="0" t="0" r="0" b="6985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slides_1stmeeting_final2_Page_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6AD"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 wp14:anchorId="1DB67FD6" wp14:editId="30341C62">
            <wp:extent cx="5943600" cy="7691755"/>
            <wp:effectExtent l="0" t="0" r="0" b="444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slides_1stmeeting_final2_Page_0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6AD"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 wp14:anchorId="3B99E55D" wp14:editId="3B75B67D">
            <wp:extent cx="5943600" cy="7689850"/>
            <wp:effectExtent l="0" t="0" r="0" b="635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slides_1stmeeting_final2_Page_0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6AD"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 wp14:anchorId="566A8C4B" wp14:editId="05693C15">
            <wp:extent cx="5943600" cy="7691755"/>
            <wp:effectExtent l="0" t="0" r="0" b="4445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slides_1stmeeting_final2_Page_0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6AD"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 wp14:anchorId="7A0E50E7" wp14:editId="7F7348C9">
            <wp:extent cx="5943600" cy="7689850"/>
            <wp:effectExtent l="0" t="0" r="0" b="635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slides_1stmeeting_final2_Page_0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6AD"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 wp14:anchorId="31EF7F45" wp14:editId="47865620">
            <wp:extent cx="5943600" cy="7689850"/>
            <wp:effectExtent l="0" t="0" r="0" b="635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slides_1stmeeting_final2_Page_0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6AD"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 wp14:anchorId="19022497" wp14:editId="0DB28CC7">
            <wp:extent cx="5943600" cy="7689215"/>
            <wp:effectExtent l="0" t="0" r="0" b="6985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slides_1stmeeting_final2_Page_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6AD"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 wp14:anchorId="468D3F00" wp14:editId="51DD9D9B">
            <wp:extent cx="5943600" cy="7691755"/>
            <wp:effectExtent l="0" t="0" r="0" b="444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slides_1stmeeting_final2_Page_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6AD"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 wp14:anchorId="7178CAE9" wp14:editId="5A25DFEE">
            <wp:extent cx="5943600" cy="7691755"/>
            <wp:effectExtent l="0" t="0" r="0" b="4445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slides_1stmeeting_final2_Page_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B1C" w:rsidRPr="007236AD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8E9C97" w14:textId="77777777" w:rsidR="00D26487" w:rsidRDefault="00D26487" w:rsidP="00266E4E">
      <w:pPr>
        <w:spacing w:after="0" w:line="240" w:lineRule="auto"/>
      </w:pPr>
      <w:r>
        <w:separator/>
      </w:r>
    </w:p>
  </w:endnote>
  <w:endnote w:type="continuationSeparator" w:id="0">
    <w:p w14:paraId="0ACD548F" w14:textId="77777777" w:rsidR="00D26487" w:rsidRDefault="00D26487" w:rsidP="00266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7639200"/>
      <w:docPartObj>
        <w:docPartGallery w:val="Page Numbers (Bottom of Page)"/>
        <w:docPartUnique/>
      </w:docPartObj>
    </w:sdtPr>
    <w:sdtEndPr>
      <w:rPr>
        <w:rFonts w:ascii="TH SarabunPSK" w:hAnsi="TH SarabunPSK" w:cs="TH SarabunPSK" w:hint="cs"/>
        <w:noProof/>
        <w:sz w:val="28"/>
        <w:szCs w:val="36"/>
      </w:rPr>
    </w:sdtEndPr>
    <w:sdtContent>
      <w:p w14:paraId="24794510" w14:textId="2685D69B" w:rsidR="00266E4E" w:rsidRPr="00266E4E" w:rsidRDefault="00266E4E">
        <w:pPr>
          <w:pStyle w:val="Footer"/>
          <w:jc w:val="right"/>
          <w:rPr>
            <w:rFonts w:ascii="TH SarabunPSK" w:hAnsi="TH SarabunPSK" w:cs="TH SarabunPSK"/>
            <w:sz w:val="28"/>
            <w:szCs w:val="36"/>
          </w:rPr>
        </w:pPr>
        <w:r w:rsidRPr="00266E4E">
          <w:rPr>
            <w:rFonts w:ascii="TH SarabunPSK" w:hAnsi="TH SarabunPSK" w:cs="TH SarabunPSK" w:hint="cs"/>
            <w:sz w:val="28"/>
            <w:szCs w:val="36"/>
          </w:rPr>
          <w:fldChar w:fldCharType="begin"/>
        </w:r>
        <w:r w:rsidRPr="00266E4E">
          <w:rPr>
            <w:rFonts w:ascii="TH SarabunPSK" w:hAnsi="TH SarabunPSK" w:cs="TH SarabunPSK" w:hint="cs"/>
            <w:sz w:val="28"/>
            <w:szCs w:val="36"/>
          </w:rPr>
          <w:instrText xml:space="preserve"> PAGE   \* MERGEFORMAT </w:instrText>
        </w:r>
        <w:r w:rsidRPr="00266E4E">
          <w:rPr>
            <w:rFonts w:ascii="TH SarabunPSK" w:hAnsi="TH SarabunPSK" w:cs="TH SarabunPSK" w:hint="cs"/>
            <w:sz w:val="28"/>
            <w:szCs w:val="36"/>
          </w:rPr>
          <w:fldChar w:fldCharType="separate"/>
        </w:r>
        <w:r w:rsidR="008F66CE">
          <w:rPr>
            <w:rFonts w:ascii="TH SarabunPSK" w:hAnsi="TH SarabunPSK" w:cs="TH SarabunPSK"/>
            <w:noProof/>
            <w:sz w:val="28"/>
            <w:szCs w:val="36"/>
          </w:rPr>
          <w:t>4</w:t>
        </w:r>
        <w:r w:rsidRPr="00266E4E">
          <w:rPr>
            <w:rFonts w:ascii="TH SarabunPSK" w:hAnsi="TH SarabunPSK" w:cs="TH SarabunPSK" w:hint="cs"/>
            <w:noProof/>
            <w:sz w:val="28"/>
            <w:szCs w:val="36"/>
          </w:rPr>
          <w:fldChar w:fldCharType="end"/>
        </w:r>
      </w:p>
    </w:sdtContent>
  </w:sdt>
  <w:p w14:paraId="1200A800" w14:textId="77777777" w:rsidR="00266E4E" w:rsidRDefault="00266E4E">
    <w:pPr>
      <w:pStyle w:val="Footer"/>
    </w:pPr>
  </w:p>
  <w:p w14:paraId="62A38EBC" w14:textId="77777777" w:rsidR="00185F65" w:rsidRDefault="00185F65"/>
  <w:p w14:paraId="210512E3" w14:textId="77777777" w:rsidR="00185F65" w:rsidRDefault="00185F6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3A3BA8" w14:textId="77777777" w:rsidR="00D26487" w:rsidRDefault="00D26487" w:rsidP="00266E4E">
      <w:pPr>
        <w:spacing w:after="0" w:line="240" w:lineRule="auto"/>
      </w:pPr>
      <w:r>
        <w:separator/>
      </w:r>
    </w:p>
  </w:footnote>
  <w:footnote w:type="continuationSeparator" w:id="0">
    <w:p w14:paraId="0B59ED73" w14:textId="77777777" w:rsidR="00D26487" w:rsidRDefault="00D26487" w:rsidP="00266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B0802"/>
    <w:multiLevelType w:val="hybridMultilevel"/>
    <w:tmpl w:val="F0962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77FCA"/>
    <w:multiLevelType w:val="hybridMultilevel"/>
    <w:tmpl w:val="7D665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36501A"/>
    <w:multiLevelType w:val="hybridMultilevel"/>
    <w:tmpl w:val="99200798"/>
    <w:lvl w:ilvl="0" w:tplc="B3F43B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E822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5CB7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E69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2C4D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62D9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1AB7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8429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6C1E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1EF7481"/>
    <w:multiLevelType w:val="hybridMultilevel"/>
    <w:tmpl w:val="84820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A62D24"/>
    <w:multiLevelType w:val="hybridMultilevel"/>
    <w:tmpl w:val="1F14B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E7607"/>
    <w:multiLevelType w:val="hybridMultilevel"/>
    <w:tmpl w:val="90E04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4E33D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521C99"/>
    <w:multiLevelType w:val="hybridMultilevel"/>
    <w:tmpl w:val="8AD44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8C37FF"/>
    <w:multiLevelType w:val="hybridMultilevel"/>
    <w:tmpl w:val="ED0688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BE4116"/>
    <w:multiLevelType w:val="hybridMultilevel"/>
    <w:tmpl w:val="BD90EFCE"/>
    <w:lvl w:ilvl="0" w:tplc="A97805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FA5463"/>
    <w:multiLevelType w:val="hybridMultilevel"/>
    <w:tmpl w:val="470AD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372A05"/>
    <w:multiLevelType w:val="hybridMultilevel"/>
    <w:tmpl w:val="6600A6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226114"/>
    <w:multiLevelType w:val="hybridMultilevel"/>
    <w:tmpl w:val="351CC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2"/>
  </w:num>
  <w:num w:numId="5">
    <w:abstractNumId w:val="7"/>
  </w:num>
  <w:num w:numId="6">
    <w:abstractNumId w:val="9"/>
  </w:num>
  <w:num w:numId="7">
    <w:abstractNumId w:val="4"/>
  </w:num>
  <w:num w:numId="8">
    <w:abstractNumId w:val="11"/>
  </w:num>
  <w:num w:numId="9">
    <w:abstractNumId w:val="0"/>
  </w:num>
  <w:num w:numId="10">
    <w:abstractNumId w:val="6"/>
  </w:num>
  <w:num w:numId="11">
    <w:abstractNumId w:val="3"/>
  </w:num>
  <w:num w:numId="12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Windows User">
    <w15:presenceInfo w15:providerId="None" w15:userId="Windows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815"/>
    <w:rsid w:val="00024CE1"/>
    <w:rsid w:val="00041C04"/>
    <w:rsid w:val="00041E15"/>
    <w:rsid w:val="00047342"/>
    <w:rsid w:val="0005018B"/>
    <w:rsid w:val="00055E07"/>
    <w:rsid w:val="000858AD"/>
    <w:rsid w:val="0009748A"/>
    <w:rsid w:val="000D73A9"/>
    <w:rsid w:val="000E7FAA"/>
    <w:rsid w:val="00102F5A"/>
    <w:rsid w:val="0012099C"/>
    <w:rsid w:val="00152249"/>
    <w:rsid w:val="001634D5"/>
    <w:rsid w:val="00175F57"/>
    <w:rsid w:val="00185F65"/>
    <w:rsid w:val="00192F04"/>
    <w:rsid w:val="00197965"/>
    <w:rsid w:val="001A76C2"/>
    <w:rsid w:val="001C329C"/>
    <w:rsid w:val="001D6666"/>
    <w:rsid w:val="001E5E99"/>
    <w:rsid w:val="002072FF"/>
    <w:rsid w:val="002233C3"/>
    <w:rsid w:val="00234540"/>
    <w:rsid w:val="002533B7"/>
    <w:rsid w:val="002571E3"/>
    <w:rsid w:val="00266E4E"/>
    <w:rsid w:val="002772C0"/>
    <w:rsid w:val="002A3B1C"/>
    <w:rsid w:val="002A6CF6"/>
    <w:rsid w:val="002B6FFD"/>
    <w:rsid w:val="002C291A"/>
    <w:rsid w:val="002D7381"/>
    <w:rsid w:val="00305373"/>
    <w:rsid w:val="00310C3E"/>
    <w:rsid w:val="00312A47"/>
    <w:rsid w:val="0031318A"/>
    <w:rsid w:val="00322BFA"/>
    <w:rsid w:val="003245EB"/>
    <w:rsid w:val="00327D8D"/>
    <w:rsid w:val="0033462B"/>
    <w:rsid w:val="00343BED"/>
    <w:rsid w:val="003519CC"/>
    <w:rsid w:val="003559F7"/>
    <w:rsid w:val="003654A8"/>
    <w:rsid w:val="00381839"/>
    <w:rsid w:val="003818F6"/>
    <w:rsid w:val="00394D4A"/>
    <w:rsid w:val="00396B1A"/>
    <w:rsid w:val="003A7E09"/>
    <w:rsid w:val="003C3339"/>
    <w:rsid w:val="003D071E"/>
    <w:rsid w:val="003F459D"/>
    <w:rsid w:val="00404A74"/>
    <w:rsid w:val="00462E84"/>
    <w:rsid w:val="00472468"/>
    <w:rsid w:val="004724AF"/>
    <w:rsid w:val="004865CD"/>
    <w:rsid w:val="0048772E"/>
    <w:rsid w:val="004A3B58"/>
    <w:rsid w:val="004B13D5"/>
    <w:rsid w:val="004C5449"/>
    <w:rsid w:val="004C61D8"/>
    <w:rsid w:val="004D1D38"/>
    <w:rsid w:val="004E5ABB"/>
    <w:rsid w:val="004E6479"/>
    <w:rsid w:val="004F4C06"/>
    <w:rsid w:val="00507390"/>
    <w:rsid w:val="00521D50"/>
    <w:rsid w:val="0052543D"/>
    <w:rsid w:val="005309E1"/>
    <w:rsid w:val="005547D1"/>
    <w:rsid w:val="005758AD"/>
    <w:rsid w:val="005844EB"/>
    <w:rsid w:val="0058672B"/>
    <w:rsid w:val="005973E9"/>
    <w:rsid w:val="005A1F1B"/>
    <w:rsid w:val="005B2FEC"/>
    <w:rsid w:val="005B4AE7"/>
    <w:rsid w:val="005B64CB"/>
    <w:rsid w:val="005C4366"/>
    <w:rsid w:val="005C4676"/>
    <w:rsid w:val="005D0B40"/>
    <w:rsid w:val="005D5F25"/>
    <w:rsid w:val="005F04A3"/>
    <w:rsid w:val="006056A3"/>
    <w:rsid w:val="0060690F"/>
    <w:rsid w:val="0062120F"/>
    <w:rsid w:val="00643815"/>
    <w:rsid w:val="006614A2"/>
    <w:rsid w:val="00665CE6"/>
    <w:rsid w:val="00675DF2"/>
    <w:rsid w:val="00685A59"/>
    <w:rsid w:val="0068602D"/>
    <w:rsid w:val="006935CE"/>
    <w:rsid w:val="006A1A2A"/>
    <w:rsid w:val="006A2BFF"/>
    <w:rsid w:val="006D6973"/>
    <w:rsid w:val="00701710"/>
    <w:rsid w:val="00705107"/>
    <w:rsid w:val="00714E79"/>
    <w:rsid w:val="00715CF3"/>
    <w:rsid w:val="007236AD"/>
    <w:rsid w:val="00725FDD"/>
    <w:rsid w:val="007362AA"/>
    <w:rsid w:val="007437FA"/>
    <w:rsid w:val="00752B2F"/>
    <w:rsid w:val="00766B13"/>
    <w:rsid w:val="0078484C"/>
    <w:rsid w:val="00787B42"/>
    <w:rsid w:val="007C5586"/>
    <w:rsid w:val="007E0D0B"/>
    <w:rsid w:val="007E3E6F"/>
    <w:rsid w:val="007E5DDC"/>
    <w:rsid w:val="007F1038"/>
    <w:rsid w:val="0080595C"/>
    <w:rsid w:val="00850DAF"/>
    <w:rsid w:val="00853739"/>
    <w:rsid w:val="00866A1B"/>
    <w:rsid w:val="00882691"/>
    <w:rsid w:val="008C39D6"/>
    <w:rsid w:val="008D19EF"/>
    <w:rsid w:val="008D61D1"/>
    <w:rsid w:val="008D796E"/>
    <w:rsid w:val="008E69D9"/>
    <w:rsid w:val="008E77C5"/>
    <w:rsid w:val="008F66CE"/>
    <w:rsid w:val="00902E0A"/>
    <w:rsid w:val="00904BCA"/>
    <w:rsid w:val="00951E36"/>
    <w:rsid w:val="0095544E"/>
    <w:rsid w:val="00967863"/>
    <w:rsid w:val="00976C7E"/>
    <w:rsid w:val="009858EB"/>
    <w:rsid w:val="00992333"/>
    <w:rsid w:val="00992B7B"/>
    <w:rsid w:val="009A6FAE"/>
    <w:rsid w:val="009C021A"/>
    <w:rsid w:val="009C2107"/>
    <w:rsid w:val="009D6B1C"/>
    <w:rsid w:val="009E2D4A"/>
    <w:rsid w:val="009F01F0"/>
    <w:rsid w:val="009F2D97"/>
    <w:rsid w:val="00A64E35"/>
    <w:rsid w:val="00A677E3"/>
    <w:rsid w:val="00A907FA"/>
    <w:rsid w:val="00A94408"/>
    <w:rsid w:val="00A97EC4"/>
    <w:rsid w:val="00AA1CF7"/>
    <w:rsid w:val="00AA5D8E"/>
    <w:rsid w:val="00AB10FC"/>
    <w:rsid w:val="00AC14D7"/>
    <w:rsid w:val="00AD6593"/>
    <w:rsid w:val="00AE2023"/>
    <w:rsid w:val="00AE3065"/>
    <w:rsid w:val="00AF431B"/>
    <w:rsid w:val="00AF6958"/>
    <w:rsid w:val="00AF755D"/>
    <w:rsid w:val="00AF7CE5"/>
    <w:rsid w:val="00B23F91"/>
    <w:rsid w:val="00B30108"/>
    <w:rsid w:val="00B361AF"/>
    <w:rsid w:val="00B44A83"/>
    <w:rsid w:val="00B47A24"/>
    <w:rsid w:val="00B54195"/>
    <w:rsid w:val="00B726FA"/>
    <w:rsid w:val="00B8738D"/>
    <w:rsid w:val="00B95663"/>
    <w:rsid w:val="00BA6398"/>
    <w:rsid w:val="00BA6D8E"/>
    <w:rsid w:val="00BB652E"/>
    <w:rsid w:val="00BC16EE"/>
    <w:rsid w:val="00BE547E"/>
    <w:rsid w:val="00BF22AE"/>
    <w:rsid w:val="00C079E1"/>
    <w:rsid w:val="00C202E8"/>
    <w:rsid w:val="00C207F4"/>
    <w:rsid w:val="00C2162F"/>
    <w:rsid w:val="00C346E0"/>
    <w:rsid w:val="00C405F5"/>
    <w:rsid w:val="00C57C43"/>
    <w:rsid w:val="00C65024"/>
    <w:rsid w:val="00C70DD5"/>
    <w:rsid w:val="00C74610"/>
    <w:rsid w:val="00C81FD1"/>
    <w:rsid w:val="00C8729C"/>
    <w:rsid w:val="00CC05CD"/>
    <w:rsid w:val="00CE0F0A"/>
    <w:rsid w:val="00CE6ED2"/>
    <w:rsid w:val="00CE7702"/>
    <w:rsid w:val="00CF3E8A"/>
    <w:rsid w:val="00CF57C6"/>
    <w:rsid w:val="00D01483"/>
    <w:rsid w:val="00D01A9C"/>
    <w:rsid w:val="00D02D63"/>
    <w:rsid w:val="00D15BB6"/>
    <w:rsid w:val="00D24B49"/>
    <w:rsid w:val="00D26487"/>
    <w:rsid w:val="00D43372"/>
    <w:rsid w:val="00D50A11"/>
    <w:rsid w:val="00D70A77"/>
    <w:rsid w:val="00D83965"/>
    <w:rsid w:val="00D97892"/>
    <w:rsid w:val="00DB09E1"/>
    <w:rsid w:val="00DC2367"/>
    <w:rsid w:val="00DD05CB"/>
    <w:rsid w:val="00DD3134"/>
    <w:rsid w:val="00DD454B"/>
    <w:rsid w:val="00DE472C"/>
    <w:rsid w:val="00DE64D8"/>
    <w:rsid w:val="00DF35A8"/>
    <w:rsid w:val="00DF6216"/>
    <w:rsid w:val="00E15411"/>
    <w:rsid w:val="00E41668"/>
    <w:rsid w:val="00E44634"/>
    <w:rsid w:val="00E66A8B"/>
    <w:rsid w:val="00E70968"/>
    <w:rsid w:val="00E7756B"/>
    <w:rsid w:val="00EA5E0A"/>
    <w:rsid w:val="00EA6BBA"/>
    <w:rsid w:val="00EB4896"/>
    <w:rsid w:val="00EB53C1"/>
    <w:rsid w:val="00EC5B6F"/>
    <w:rsid w:val="00EF4E4C"/>
    <w:rsid w:val="00F21809"/>
    <w:rsid w:val="00F311AC"/>
    <w:rsid w:val="00F32AB5"/>
    <w:rsid w:val="00F46B03"/>
    <w:rsid w:val="00F50819"/>
    <w:rsid w:val="00F5681F"/>
    <w:rsid w:val="00F6648E"/>
    <w:rsid w:val="00F77561"/>
    <w:rsid w:val="00F82AC6"/>
    <w:rsid w:val="00F941AE"/>
    <w:rsid w:val="00FB4B83"/>
    <w:rsid w:val="00FC24D9"/>
    <w:rsid w:val="00FD0B88"/>
    <w:rsid w:val="00FD707A"/>
    <w:rsid w:val="00FE0A3F"/>
    <w:rsid w:val="00FF0109"/>
    <w:rsid w:val="00FF21E7"/>
    <w:rsid w:val="00FF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C4C85"/>
  <w15:chartTrackingRefBased/>
  <w15:docId w15:val="{6D186B56-BF28-4A4F-A07D-0F176D650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81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C39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39D6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39D6"/>
    <w:rPr>
      <w:sz w:val="20"/>
      <w:szCs w:val="25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9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9D6"/>
    <w:rPr>
      <w:b/>
      <w:bCs/>
      <w:sz w:val="20"/>
      <w:szCs w:val="25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9D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9D6"/>
    <w:rPr>
      <w:rFonts w:ascii="Segoe UI" w:hAnsi="Segoe UI" w:cs="Angsana New"/>
      <w:sz w:val="18"/>
      <w:szCs w:val="22"/>
      <w:lang w:val="en-GB"/>
    </w:rPr>
  </w:style>
  <w:style w:type="character" w:styleId="Emphasis">
    <w:name w:val="Emphasis"/>
    <w:basedOn w:val="DefaultParagraphFont"/>
    <w:uiPriority w:val="20"/>
    <w:qFormat/>
    <w:rsid w:val="004C61D8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266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E4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66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E4E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84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8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472473-AD63-4E8E-953D-E7306560F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1316</Words>
  <Characters>7505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Waranya</dc:creator>
  <cp:keywords/>
  <dc:description/>
  <cp:lastModifiedBy>PAN</cp:lastModifiedBy>
  <cp:revision>2</cp:revision>
  <dcterms:created xsi:type="dcterms:W3CDTF">2019-08-16T14:20:00Z</dcterms:created>
  <dcterms:modified xsi:type="dcterms:W3CDTF">2019-08-16T14:20:00Z</dcterms:modified>
</cp:coreProperties>
</file>